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60" w:before="120" w:line="240" w:lineRule="auto"/>
        <w:jc w:val="center"/>
        <w:rPr>
          <w:sz w:val="24"/>
          <w:szCs w:val="24"/>
        </w:rPr>
      </w:pPr>
      <w:r w:rsidDel="00000000" w:rsidR="00000000" w:rsidRPr="00000000">
        <w:rPr>
          <w:b w:val="1"/>
          <w:bCs w:val="1"/>
          <w:smallCaps w:val="1"/>
          <w:color w:val="595959"/>
          <w:sz w:val="20"/>
          <w:szCs w:val="20"/>
          <w:rtl w:val="0"/>
        </w:rPr>
        <w:t xml:space="preserve">PONENCIA DE INVESTIGACIÓN</w:t>
      </w:r>
      <w:r w:rsidDel="00000000" w:rsidR="00000000" w:rsidRPr="00000000">
        <w:rPr>
          <w:rtl w:val="0"/>
        </w:rPr>
      </w:r>
    </w:p>
    <w:p w:rsidR="00000000" w:rsidDel="00000000" w:rsidP="00000000" w:rsidRDefault="00000000" w:rsidRPr="00000000" w14:paraId="00000002">
      <w:pPr>
        <w:pBdr>
          <w:bottom w:color="1f3864" w:space="6" w:sz="6" w:val="single"/>
        </w:pBdr>
        <w:spacing w:after="120" w:before="120" w:line="240" w:lineRule="auto"/>
        <w:jc w:val="center"/>
        <w:rPr>
          <w:sz w:val="24"/>
          <w:szCs w:val="24"/>
        </w:rPr>
      </w:pPr>
      <w:r w:rsidDel="00000000" w:rsidR="00000000" w:rsidRPr="00000000">
        <w:rPr>
          <w:b w:val="1"/>
          <w:bCs w:val="1"/>
          <w:sz w:val="30"/>
          <w:szCs w:val="30"/>
          <w:rtl w:val="0"/>
        </w:rPr>
        <w:t xml:space="preserve">ESTÁNDAR ÉTICO DEL DEBIDO PROCESO ALGORÍTMICO EN LA JURISDICCIÓN CONSTITUCIONAL COLOMBIANA </w:t>
      </w:r>
      <w:r w:rsidDel="00000000" w:rsidR="00000000" w:rsidRPr="00000000">
        <w:rPr>
          <w:rtl w:val="0"/>
        </w:rPr>
      </w:r>
    </w:p>
    <w:p w:rsidR="00000000" w:rsidDel="00000000" w:rsidP="00000000" w:rsidRDefault="00000000" w:rsidRPr="00000000" w14:paraId="00000003">
      <w:pPr>
        <w:spacing w:after="200" w:before="80" w:line="240" w:lineRule="auto"/>
        <w:jc w:val="center"/>
        <w:rPr>
          <w:sz w:val="24"/>
          <w:szCs w:val="24"/>
        </w:rPr>
      </w:pPr>
      <w:r w:rsidDel="00000000" w:rsidR="00000000" w:rsidRPr="00000000">
        <w:rPr>
          <w:i w:val="1"/>
          <w:iCs w:val="1"/>
          <w:color w:val="404040"/>
          <w:sz w:val="24"/>
          <w:szCs w:val="24"/>
          <w:rtl w:val="0"/>
        </w:rPr>
        <w:t xml:space="preserve">ETHICAL STANDARDS FOR ALGORITHMIC DUE PROCESS IN COLOMBIAN CONSTITUCIONAL JURISDICTION</w:t>
      </w:r>
      <w:r w:rsidDel="00000000" w:rsidR="00000000" w:rsidRPr="00000000">
        <w:rPr>
          <w:rtl w:val="0"/>
        </w:rPr>
      </w:r>
    </w:p>
    <w:p w:rsidR="00000000" w:rsidDel="00000000" w:rsidP="00000000" w:rsidRDefault="00000000" w:rsidRPr="00000000" w14:paraId="00000004">
      <w:pPr>
        <w:widowControl w:val="0"/>
        <w:spacing w:line="360" w:lineRule="auto"/>
        <w:jc w:val="center"/>
        <w:rPr>
          <w:b w:val="1"/>
          <w:bCs w:val="1"/>
          <w:sz w:val="24"/>
          <w:szCs w:val="24"/>
        </w:rPr>
      </w:pPr>
      <w:r w:rsidDel="00000000" w:rsidR="00000000" w:rsidRPr="00000000">
        <w:rPr>
          <w:rtl w:val="0"/>
        </w:rPr>
      </w:r>
    </w:p>
    <w:p w:rsidR="00000000" w:rsidDel="00000000" w:rsidP="00000000" w:rsidRDefault="00000000" w:rsidRPr="00000000" w14:paraId="00000005">
      <w:pPr>
        <w:widowControl w:val="0"/>
        <w:spacing w:line="360" w:lineRule="auto"/>
        <w:ind w:left="0" w:firstLine="0"/>
        <w:jc w:val="both"/>
        <w:rPr>
          <w:b w:val="1"/>
          <w:bCs w:val="1"/>
          <w:sz w:val="24"/>
          <w:szCs w:val="24"/>
        </w:rPr>
      </w:pPr>
      <w:r w:rsidDel="00000000" w:rsidR="00000000" w:rsidRPr="00000000">
        <w:rPr>
          <w:rtl w:val="0"/>
        </w:rPr>
      </w:r>
    </w:p>
    <w:p w:rsidR="00000000" w:rsidDel="00000000" w:rsidP="00000000" w:rsidRDefault="00000000" w:rsidRPr="00000000" w14:paraId="00000006">
      <w:pPr>
        <w:widowControl w:val="0"/>
        <w:spacing w:line="360" w:lineRule="auto"/>
        <w:ind w:left="0" w:firstLine="0"/>
        <w:jc w:val="both"/>
        <w:rPr>
          <w:b w:val="1"/>
          <w:bCs w:val="1"/>
          <w:sz w:val="24"/>
          <w:szCs w:val="24"/>
        </w:rPr>
      </w:pPr>
      <w:r w:rsidDel="00000000" w:rsidR="00000000" w:rsidRPr="00000000">
        <w:rPr>
          <w:rtl w:val="0"/>
        </w:rPr>
      </w:r>
    </w:p>
    <w:p w:rsidR="00000000" w:rsidDel="00000000" w:rsidP="00000000" w:rsidRDefault="00000000" w:rsidRPr="00000000" w14:paraId="00000007">
      <w:pPr>
        <w:widowControl w:val="0"/>
        <w:spacing w:line="360" w:lineRule="auto"/>
        <w:ind w:left="0" w:firstLine="0"/>
        <w:jc w:val="both"/>
        <w:rPr>
          <w:b w:val="1"/>
          <w:bCs w:val="1"/>
          <w:sz w:val="24"/>
          <w:szCs w:val="24"/>
        </w:rPr>
      </w:pPr>
      <w:r w:rsidDel="00000000" w:rsidR="00000000" w:rsidRPr="00000000">
        <w:rPr>
          <w:rtl w:val="0"/>
        </w:rPr>
      </w:r>
    </w:p>
    <w:p w:rsidR="00000000" w:rsidDel="00000000" w:rsidP="00000000" w:rsidRDefault="00000000" w:rsidRPr="00000000" w14:paraId="00000008">
      <w:pPr>
        <w:widowControl w:val="0"/>
        <w:spacing w:line="360" w:lineRule="auto"/>
        <w:ind w:left="0" w:firstLine="0"/>
        <w:jc w:val="both"/>
        <w:rPr>
          <w:b w:val="1"/>
          <w:bCs w:val="1"/>
          <w:sz w:val="24"/>
          <w:szCs w:val="24"/>
        </w:rPr>
      </w:pPr>
      <w:r w:rsidDel="00000000" w:rsidR="00000000" w:rsidRPr="00000000">
        <w:rPr>
          <w:rtl w:val="0"/>
        </w:rPr>
      </w:r>
    </w:p>
    <w:p w:rsidR="00000000" w:rsidDel="00000000" w:rsidP="00000000" w:rsidRDefault="00000000" w:rsidRPr="00000000" w14:paraId="00000009">
      <w:pPr>
        <w:widowControl w:val="0"/>
        <w:spacing w:line="360" w:lineRule="auto"/>
        <w:ind w:left="0" w:firstLine="0"/>
        <w:jc w:val="both"/>
        <w:rPr>
          <w:b w:val="1"/>
          <w:bCs w:val="1"/>
          <w:sz w:val="24"/>
          <w:szCs w:val="24"/>
        </w:rPr>
      </w:pPr>
      <w:r w:rsidDel="00000000" w:rsidR="00000000" w:rsidRPr="00000000">
        <w:rPr>
          <w:rtl w:val="0"/>
        </w:rPr>
      </w:r>
    </w:p>
    <w:p w:rsidR="00000000" w:rsidDel="00000000" w:rsidP="00000000" w:rsidRDefault="00000000" w:rsidRPr="00000000" w14:paraId="0000000A">
      <w:pPr>
        <w:widowControl w:val="0"/>
        <w:spacing w:line="360" w:lineRule="auto"/>
        <w:ind w:left="0" w:firstLine="0"/>
        <w:jc w:val="both"/>
        <w:rPr>
          <w:b w:val="1"/>
          <w:bCs w:val="1"/>
          <w:sz w:val="24"/>
          <w:szCs w:val="24"/>
        </w:rPr>
      </w:pPr>
      <w:r w:rsidDel="00000000" w:rsidR="00000000" w:rsidRPr="00000000">
        <w:rPr>
          <w:rtl w:val="0"/>
        </w:rPr>
      </w:r>
    </w:p>
    <w:p w:rsidR="00000000" w:rsidDel="00000000" w:rsidP="00000000" w:rsidRDefault="00000000" w:rsidRPr="00000000" w14:paraId="0000000B">
      <w:pPr>
        <w:widowControl w:val="0"/>
        <w:spacing w:line="360" w:lineRule="auto"/>
        <w:ind w:left="0" w:firstLine="0"/>
        <w:jc w:val="both"/>
        <w:rPr>
          <w:b w:val="1"/>
          <w:bCs w:val="1"/>
          <w:sz w:val="24"/>
          <w:szCs w:val="24"/>
        </w:rPr>
      </w:pPr>
      <w:r w:rsidDel="00000000" w:rsidR="00000000" w:rsidRPr="00000000">
        <w:rPr>
          <w:rtl w:val="0"/>
        </w:rPr>
      </w:r>
    </w:p>
    <w:p w:rsidR="00000000" w:rsidDel="00000000" w:rsidP="00000000" w:rsidRDefault="00000000" w:rsidRPr="00000000" w14:paraId="0000000C">
      <w:pPr>
        <w:widowControl w:val="0"/>
        <w:spacing w:line="360" w:lineRule="auto"/>
        <w:ind w:left="0" w:firstLine="0"/>
        <w:jc w:val="both"/>
        <w:rPr>
          <w:b w:val="1"/>
          <w:bCs w:val="1"/>
          <w:sz w:val="24"/>
          <w:szCs w:val="24"/>
        </w:rPr>
      </w:pPr>
      <w:r w:rsidDel="00000000" w:rsidR="00000000" w:rsidRPr="00000000">
        <w:rPr>
          <w:rtl w:val="0"/>
        </w:rPr>
      </w:r>
    </w:p>
    <w:p w:rsidR="00000000" w:rsidDel="00000000" w:rsidP="00000000" w:rsidRDefault="00000000" w:rsidRPr="00000000" w14:paraId="0000000D">
      <w:pPr>
        <w:widowControl w:val="0"/>
        <w:spacing w:line="360" w:lineRule="auto"/>
        <w:ind w:left="0" w:firstLine="0"/>
        <w:jc w:val="both"/>
        <w:rPr>
          <w:b w:val="1"/>
          <w:bCs w:val="1"/>
          <w:sz w:val="24"/>
          <w:szCs w:val="24"/>
        </w:rPr>
      </w:pPr>
      <w:r w:rsidDel="00000000" w:rsidR="00000000" w:rsidRPr="00000000">
        <w:rPr>
          <w:rtl w:val="0"/>
        </w:rPr>
      </w:r>
    </w:p>
    <w:p w:rsidR="00000000" w:rsidDel="00000000" w:rsidP="00000000" w:rsidRDefault="00000000" w:rsidRPr="00000000" w14:paraId="0000000E">
      <w:pPr>
        <w:widowControl w:val="0"/>
        <w:spacing w:line="360" w:lineRule="auto"/>
        <w:ind w:left="0" w:firstLine="0"/>
        <w:jc w:val="both"/>
        <w:rPr>
          <w:b w:val="1"/>
          <w:bCs w:val="1"/>
          <w:sz w:val="24"/>
          <w:szCs w:val="24"/>
        </w:rPr>
      </w:pPr>
      <w:r w:rsidDel="00000000" w:rsidR="00000000" w:rsidRPr="00000000">
        <w:rPr>
          <w:rtl w:val="0"/>
        </w:rPr>
      </w:r>
    </w:p>
    <w:p w:rsidR="00000000" w:rsidDel="00000000" w:rsidP="00000000" w:rsidRDefault="00000000" w:rsidRPr="00000000" w14:paraId="0000000F">
      <w:pPr>
        <w:widowControl w:val="0"/>
        <w:spacing w:line="360" w:lineRule="auto"/>
        <w:ind w:left="0" w:firstLine="0"/>
        <w:jc w:val="both"/>
        <w:rPr>
          <w:b w:val="1"/>
          <w:bCs w:val="1"/>
          <w:sz w:val="24"/>
          <w:szCs w:val="24"/>
        </w:rPr>
      </w:pPr>
      <w:r w:rsidDel="00000000" w:rsidR="00000000" w:rsidRPr="00000000">
        <w:rPr>
          <w:rtl w:val="0"/>
        </w:rPr>
      </w:r>
    </w:p>
    <w:p w:rsidR="00000000" w:rsidDel="00000000" w:rsidP="00000000" w:rsidRDefault="00000000" w:rsidRPr="00000000" w14:paraId="00000010">
      <w:pPr>
        <w:widowControl w:val="0"/>
        <w:spacing w:line="360" w:lineRule="auto"/>
        <w:ind w:left="0" w:firstLine="0"/>
        <w:jc w:val="both"/>
        <w:rPr>
          <w:b w:val="1"/>
          <w:bCs w:val="1"/>
          <w:sz w:val="24"/>
          <w:szCs w:val="24"/>
        </w:rPr>
      </w:pPr>
      <w:r w:rsidDel="00000000" w:rsidR="00000000" w:rsidRPr="00000000">
        <w:rPr>
          <w:rtl w:val="0"/>
        </w:rPr>
      </w:r>
    </w:p>
    <w:p w:rsidR="00000000" w:rsidDel="00000000" w:rsidP="00000000" w:rsidRDefault="00000000" w:rsidRPr="00000000" w14:paraId="00000011">
      <w:pPr>
        <w:widowControl w:val="0"/>
        <w:spacing w:line="360" w:lineRule="auto"/>
        <w:ind w:left="0" w:firstLine="0"/>
        <w:jc w:val="both"/>
        <w:rPr>
          <w:b w:val="1"/>
          <w:bCs w:val="1"/>
          <w:sz w:val="24"/>
          <w:szCs w:val="24"/>
        </w:rPr>
      </w:pPr>
      <w:r w:rsidDel="00000000" w:rsidR="00000000" w:rsidRPr="00000000">
        <w:rPr>
          <w:rtl w:val="0"/>
        </w:rPr>
      </w:r>
    </w:p>
    <w:p w:rsidR="00000000" w:rsidDel="00000000" w:rsidP="00000000" w:rsidRDefault="00000000" w:rsidRPr="00000000" w14:paraId="00000012">
      <w:pPr>
        <w:widowControl w:val="0"/>
        <w:spacing w:line="360" w:lineRule="auto"/>
        <w:ind w:left="0" w:firstLine="0"/>
        <w:jc w:val="both"/>
        <w:rPr>
          <w:b w:val="1"/>
          <w:bCs w:val="1"/>
          <w:sz w:val="24"/>
          <w:szCs w:val="24"/>
        </w:rPr>
      </w:pPr>
      <w:r w:rsidDel="00000000" w:rsidR="00000000" w:rsidRPr="00000000">
        <w:rPr>
          <w:rtl w:val="0"/>
        </w:rPr>
      </w:r>
    </w:p>
    <w:p w:rsidR="00000000" w:rsidDel="00000000" w:rsidP="00000000" w:rsidRDefault="00000000" w:rsidRPr="00000000" w14:paraId="00000013">
      <w:pPr>
        <w:widowControl w:val="0"/>
        <w:spacing w:line="360" w:lineRule="auto"/>
        <w:ind w:left="0" w:firstLine="0"/>
        <w:jc w:val="both"/>
        <w:rPr>
          <w:b w:val="1"/>
          <w:bCs w:val="1"/>
          <w:sz w:val="24"/>
          <w:szCs w:val="24"/>
        </w:rPr>
      </w:pPr>
      <w:r w:rsidDel="00000000" w:rsidR="00000000" w:rsidRPr="00000000">
        <w:rPr>
          <w:rtl w:val="0"/>
        </w:rPr>
      </w:r>
    </w:p>
    <w:p w:rsidR="00000000" w:rsidDel="00000000" w:rsidP="00000000" w:rsidRDefault="00000000" w:rsidRPr="00000000" w14:paraId="00000014">
      <w:pPr>
        <w:widowControl w:val="0"/>
        <w:spacing w:line="360" w:lineRule="auto"/>
        <w:ind w:left="0" w:firstLine="0"/>
        <w:jc w:val="both"/>
        <w:rPr>
          <w:b w:val="1"/>
          <w:bCs w:val="1"/>
          <w:sz w:val="24"/>
          <w:szCs w:val="24"/>
        </w:rPr>
      </w:pPr>
      <w:r w:rsidDel="00000000" w:rsidR="00000000" w:rsidRPr="00000000">
        <w:rPr>
          <w:rtl w:val="0"/>
        </w:rPr>
      </w:r>
    </w:p>
    <w:p w:rsidR="00000000" w:rsidDel="00000000" w:rsidP="00000000" w:rsidRDefault="00000000" w:rsidRPr="00000000" w14:paraId="00000015">
      <w:pPr>
        <w:widowControl w:val="0"/>
        <w:spacing w:line="360" w:lineRule="auto"/>
        <w:ind w:left="0" w:firstLine="0"/>
        <w:jc w:val="both"/>
        <w:rPr>
          <w:b w:val="1"/>
          <w:bCs w:val="1"/>
          <w:sz w:val="24"/>
          <w:szCs w:val="24"/>
        </w:rPr>
      </w:pPr>
      <w:r w:rsidDel="00000000" w:rsidR="00000000" w:rsidRPr="00000000">
        <w:rPr>
          <w:rtl w:val="0"/>
        </w:rPr>
      </w:r>
    </w:p>
    <w:p w:rsidR="00000000" w:rsidDel="00000000" w:rsidP="00000000" w:rsidRDefault="00000000" w:rsidRPr="00000000" w14:paraId="00000016">
      <w:pPr>
        <w:widowControl w:val="0"/>
        <w:spacing w:line="360" w:lineRule="auto"/>
        <w:ind w:left="0" w:firstLine="0"/>
        <w:jc w:val="both"/>
        <w:rPr>
          <w:b w:val="1"/>
          <w:bCs w:val="1"/>
          <w:sz w:val="24"/>
          <w:szCs w:val="24"/>
        </w:rPr>
      </w:pPr>
      <w:r w:rsidDel="00000000" w:rsidR="00000000" w:rsidRPr="00000000">
        <w:rPr>
          <w:rtl w:val="0"/>
        </w:rPr>
      </w:r>
    </w:p>
    <w:p w:rsidR="00000000" w:rsidDel="00000000" w:rsidP="00000000" w:rsidRDefault="00000000" w:rsidRPr="00000000" w14:paraId="00000017">
      <w:pPr>
        <w:widowControl w:val="0"/>
        <w:spacing w:line="360" w:lineRule="auto"/>
        <w:ind w:left="0" w:firstLine="0"/>
        <w:jc w:val="both"/>
        <w:rPr>
          <w:b w:val="1"/>
          <w:bCs w:val="1"/>
          <w:sz w:val="24"/>
          <w:szCs w:val="24"/>
        </w:rPr>
      </w:pPr>
      <w:r w:rsidDel="00000000" w:rsidR="00000000" w:rsidRPr="00000000">
        <w:rPr>
          <w:rtl w:val="0"/>
        </w:rPr>
      </w:r>
    </w:p>
    <w:p w:rsidR="00000000" w:rsidDel="00000000" w:rsidP="00000000" w:rsidRDefault="00000000" w:rsidRPr="00000000" w14:paraId="00000018">
      <w:pPr>
        <w:widowControl w:val="0"/>
        <w:spacing w:line="360" w:lineRule="auto"/>
        <w:ind w:left="0" w:firstLine="0"/>
        <w:jc w:val="both"/>
        <w:rPr>
          <w:b w:val="1"/>
          <w:bCs w:val="1"/>
          <w:sz w:val="24"/>
          <w:szCs w:val="24"/>
        </w:rPr>
      </w:pPr>
      <w:r w:rsidDel="00000000" w:rsidR="00000000" w:rsidRPr="00000000">
        <w:rPr>
          <w:rtl w:val="0"/>
        </w:rPr>
      </w:r>
    </w:p>
    <w:p w:rsidR="00000000" w:rsidDel="00000000" w:rsidP="00000000" w:rsidRDefault="00000000" w:rsidRPr="00000000" w14:paraId="00000019">
      <w:pPr>
        <w:widowControl w:val="0"/>
        <w:spacing w:line="360" w:lineRule="auto"/>
        <w:ind w:left="0" w:firstLine="0"/>
        <w:jc w:val="both"/>
        <w:rPr>
          <w:b w:val="1"/>
          <w:bCs w:val="1"/>
          <w:sz w:val="24"/>
          <w:szCs w:val="24"/>
        </w:rPr>
      </w:pPr>
      <w:r w:rsidDel="00000000" w:rsidR="00000000" w:rsidRPr="00000000">
        <w:rPr>
          <w:rtl w:val="0"/>
        </w:rPr>
      </w:r>
    </w:p>
    <w:p w:rsidR="00000000" w:rsidDel="00000000" w:rsidP="00000000" w:rsidRDefault="00000000" w:rsidRPr="00000000" w14:paraId="0000001A">
      <w:pPr>
        <w:widowControl w:val="0"/>
        <w:spacing w:line="360" w:lineRule="auto"/>
        <w:ind w:left="0" w:firstLine="0"/>
        <w:jc w:val="both"/>
        <w:rPr>
          <w:b w:val="1"/>
          <w:bCs w:val="1"/>
          <w:sz w:val="24"/>
          <w:szCs w:val="24"/>
        </w:rPr>
      </w:pPr>
      <w:r w:rsidDel="00000000" w:rsidR="00000000" w:rsidRPr="00000000">
        <w:rPr>
          <w:rtl w:val="0"/>
        </w:rPr>
      </w:r>
    </w:p>
    <w:p w:rsidR="00000000" w:rsidDel="00000000" w:rsidP="00000000" w:rsidRDefault="00000000" w:rsidRPr="00000000" w14:paraId="0000001B">
      <w:pPr>
        <w:widowControl w:val="0"/>
        <w:spacing w:line="360" w:lineRule="auto"/>
        <w:ind w:left="0" w:firstLine="0"/>
        <w:jc w:val="both"/>
        <w:rPr>
          <w:b w:val="1"/>
          <w:bCs w:val="1"/>
          <w:sz w:val="24"/>
          <w:szCs w:val="24"/>
        </w:rPr>
      </w:pPr>
      <w:r w:rsidDel="00000000" w:rsidR="00000000" w:rsidRPr="00000000">
        <w:rPr>
          <w:rtl w:val="0"/>
        </w:rPr>
      </w:r>
    </w:p>
    <w:p w:rsidR="00000000" w:rsidDel="00000000" w:rsidP="00000000" w:rsidRDefault="00000000" w:rsidRPr="00000000" w14:paraId="0000001C">
      <w:pPr>
        <w:widowControl w:val="0"/>
        <w:spacing w:line="360" w:lineRule="auto"/>
        <w:ind w:left="0" w:firstLine="0"/>
        <w:jc w:val="both"/>
        <w:rPr>
          <w:b w:val="1"/>
          <w:bCs w:val="1"/>
          <w:sz w:val="24"/>
          <w:szCs w:val="24"/>
        </w:rPr>
      </w:pPr>
      <w:r w:rsidDel="00000000" w:rsidR="00000000" w:rsidRPr="00000000">
        <w:rPr>
          <w:rtl w:val="0"/>
        </w:rPr>
      </w:r>
    </w:p>
    <w:p w:rsidR="00000000" w:rsidDel="00000000" w:rsidP="00000000" w:rsidRDefault="00000000" w:rsidRPr="00000000" w14:paraId="0000001D">
      <w:pPr>
        <w:widowControl w:val="0"/>
        <w:spacing w:line="360" w:lineRule="auto"/>
        <w:ind w:left="0" w:firstLine="0"/>
        <w:jc w:val="both"/>
        <w:rPr>
          <w:b w:val="1"/>
          <w:bCs w:val="1"/>
          <w:sz w:val="24"/>
          <w:szCs w:val="24"/>
        </w:rPr>
      </w:pPr>
      <w:r w:rsidDel="00000000" w:rsidR="00000000" w:rsidRPr="00000000">
        <w:rPr>
          <w:rtl w:val="0"/>
        </w:rPr>
      </w:r>
    </w:p>
    <w:p w:rsidR="00000000" w:rsidDel="00000000" w:rsidP="00000000" w:rsidRDefault="00000000" w:rsidRPr="00000000" w14:paraId="0000001E">
      <w:pPr>
        <w:widowControl w:val="0"/>
        <w:spacing w:line="360" w:lineRule="auto"/>
        <w:ind w:left="0" w:firstLine="0"/>
        <w:jc w:val="both"/>
        <w:rPr>
          <w:b w:val="1"/>
          <w:bCs w:val="1"/>
          <w:sz w:val="24"/>
          <w:szCs w:val="24"/>
        </w:rPr>
      </w:pPr>
      <w:r w:rsidDel="00000000" w:rsidR="00000000" w:rsidRPr="00000000">
        <w:rPr>
          <w:rtl w:val="0"/>
        </w:rPr>
      </w:r>
    </w:p>
    <w:p w:rsidR="00000000" w:rsidDel="00000000" w:rsidP="00000000" w:rsidRDefault="00000000" w:rsidRPr="00000000" w14:paraId="0000001F">
      <w:pPr>
        <w:widowControl w:val="0"/>
        <w:spacing w:after="240" w:before="240" w:line="360" w:lineRule="auto"/>
        <w:jc w:val="both"/>
        <w:rPr>
          <w:sz w:val="24"/>
          <w:szCs w:val="24"/>
        </w:rPr>
      </w:pPr>
      <w:r w:rsidDel="00000000" w:rsidR="00000000" w:rsidRPr="00000000">
        <w:rPr>
          <w:rtl w:val="0"/>
        </w:rPr>
      </w:r>
    </w:p>
    <w:p w:rsidR="00000000" w:rsidDel="00000000" w:rsidP="00000000" w:rsidRDefault="00000000" w:rsidRPr="00000000" w14:paraId="00000020">
      <w:pPr>
        <w:widowControl w:val="0"/>
        <w:spacing w:after="0" w:line="360" w:lineRule="auto"/>
        <w:ind w:left="0" w:firstLine="0"/>
        <w:jc w:val="both"/>
        <w:rPr>
          <w:b w:val="1"/>
          <w:bCs w:val="1"/>
          <w:sz w:val="24"/>
          <w:szCs w:val="24"/>
        </w:rPr>
      </w:pPr>
      <w:r w:rsidDel="00000000" w:rsidR="00000000" w:rsidRPr="00000000">
        <w:rPr>
          <w:b w:val="1"/>
          <w:bCs w:val="1"/>
          <w:sz w:val="24"/>
          <w:szCs w:val="24"/>
          <w:rtl w:val="0"/>
        </w:rPr>
        <w:t xml:space="preserve">RESUMEN </w:t>
      </w:r>
    </w:p>
    <w:p w:rsidR="00000000" w:rsidDel="00000000" w:rsidP="00000000" w:rsidRDefault="00000000" w:rsidRPr="00000000" w14:paraId="00000021">
      <w:pPr>
        <w:widowControl w:val="0"/>
        <w:spacing w:after="0" w:line="360" w:lineRule="auto"/>
        <w:ind w:left="0" w:firstLine="0"/>
        <w:jc w:val="both"/>
        <w:rPr>
          <w:sz w:val="24"/>
          <w:szCs w:val="24"/>
        </w:rPr>
      </w:pPr>
      <w:r w:rsidDel="00000000" w:rsidR="00000000" w:rsidRPr="00000000">
        <w:rPr>
          <w:sz w:val="24"/>
          <w:szCs w:val="24"/>
          <w:rtl w:val="0"/>
        </w:rPr>
        <w:t xml:space="preserve">La incorporación de inteligencia artificial (IA) en la administración de justicia colombiana plantea la necesidad de redefinir las garantías del debido proceso frente a decisiones asistidas por sistemas algorítmicos. Esta ponencia analiza si el debido proceso algorítmico puede consolidarse como un estándar ético-constitucional para orientar el uso de IA en la jurisdicción constitucional colombiana, a partir de los principios de transparencia, explicabilidad, contradicción, supervisión humana y protección reforzada de los derechos fundamentales. Mediante un análisis normativo, doctrinal y comparado, se examinan los riesgos constitucionales asociados al empleo de herramientas algorítmicas, los alcances y limitaciones de los lineamientos vigentes para la Rama Judicial y los deberes éticos de jueces y abogados frente a estas tecnologías. Como resultado, se propone un “Manual de buenas prácticas” dirigido a operadores judiciales, orientado a fortalecer la legitimidad democrática, la motivación de las decisiones y la tutela judicial efectiva.</w:t>
      </w:r>
    </w:p>
    <w:p w:rsidR="00000000" w:rsidDel="00000000" w:rsidP="00000000" w:rsidRDefault="00000000" w:rsidRPr="00000000" w14:paraId="00000022">
      <w:pPr>
        <w:widowControl w:val="0"/>
        <w:spacing w:after="0" w:line="360" w:lineRule="auto"/>
        <w:ind w:left="0" w:firstLine="0"/>
        <w:jc w:val="both"/>
        <w:rPr>
          <w:sz w:val="24"/>
          <w:szCs w:val="24"/>
        </w:rPr>
      </w:pPr>
      <w:r w:rsidDel="00000000" w:rsidR="00000000" w:rsidRPr="00000000">
        <w:rPr>
          <w:rtl w:val="0"/>
        </w:rPr>
      </w:r>
    </w:p>
    <w:p w:rsidR="00000000" w:rsidDel="00000000" w:rsidP="00000000" w:rsidRDefault="00000000" w:rsidRPr="00000000" w14:paraId="00000023">
      <w:pPr>
        <w:widowControl w:val="0"/>
        <w:spacing w:after="0" w:before="0" w:line="360" w:lineRule="auto"/>
        <w:ind w:left="0" w:firstLine="0"/>
        <w:jc w:val="both"/>
        <w:rPr>
          <w:sz w:val="24"/>
          <w:szCs w:val="24"/>
        </w:rPr>
      </w:pPr>
      <w:r w:rsidDel="00000000" w:rsidR="00000000" w:rsidRPr="00000000">
        <w:rPr>
          <w:b w:val="1"/>
          <w:bCs w:val="1"/>
          <w:sz w:val="24"/>
          <w:szCs w:val="24"/>
          <w:rtl w:val="0"/>
        </w:rPr>
        <w:t xml:space="preserve">ABSTRACT</w:t>
      </w:r>
      <w:r w:rsidDel="00000000" w:rsidR="00000000" w:rsidRPr="00000000">
        <w:rPr>
          <w:rtl w:val="0"/>
        </w:rPr>
      </w:r>
    </w:p>
    <w:p w:rsidR="00000000" w:rsidDel="00000000" w:rsidP="00000000" w:rsidRDefault="00000000" w:rsidRPr="00000000" w14:paraId="00000024">
      <w:pPr>
        <w:widowControl w:val="0"/>
        <w:spacing w:after="0" w:before="0" w:line="360" w:lineRule="auto"/>
        <w:ind w:left="0" w:firstLine="0"/>
        <w:jc w:val="both"/>
        <w:rPr>
          <w:i w:val="1"/>
          <w:iCs w:val="1"/>
          <w:sz w:val="24"/>
          <w:szCs w:val="24"/>
        </w:rPr>
      </w:pPr>
      <w:r w:rsidDel="00000000" w:rsidR="00000000" w:rsidRPr="00000000">
        <w:rPr>
          <w:i w:val="1"/>
          <w:iCs w:val="1"/>
          <w:sz w:val="24"/>
          <w:szCs w:val="24"/>
          <w:rtl w:val="0"/>
        </w:rPr>
        <w:t xml:space="preserve">The incorporation of artificial intelligence (AI) into the administration of justice calls for a redefinition of due process guarantees in the context of decisions supported by algorithmic systems. This paper examines whether algorithmic due process can be established as an ethical and constitutional standard to guide the use of AI in Colombia's constitutional jurisdiction, grounded in the principles of transparency, explainability, adversarial participation, meaningful human intervention, and the enhanced protection of fundamental rights. Through a normative, doctrinal, and comparative analysis, the paper explores the constitutional risks associated with the use of algorithmic tools, the scope and limitations of the current guidelines governing AI within the Judicial Branch, and the ethical duties of judges and lawyers when relying on these technologies. As its main contribution, the paper proposes a “Manual of Good Practices” for judicial officers, aimed at strengthening democratic legitimacy, the reasoning of judicial decisions, and the effective protection of the right to judicial review in AI-assisted adjudication. </w:t>
      </w:r>
    </w:p>
    <w:p w:rsidR="00000000" w:rsidDel="00000000" w:rsidP="00000000" w:rsidRDefault="00000000" w:rsidRPr="00000000" w14:paraId="00000025">
      <w:pPr>
        <w:widowControl w:val="0"/>
        <w:spacing w:after="0" w:line="360" w:lineRule="auto"/>
        <w:ind w:left="0" w:firstLine="0"/>
        <w:jc w:val="both"/>
        <w:rPr>
          <w:i w:val="1"/>
          <w:iCs w:val="1"/>
          <w:sz w:val="24"/>
          <w:szCs w:val="24"/>
        </w:rPr>
      </w:pPr>
      <w:r w:rsidDel="00000000" w:rsidR="00000000" w:rsidRPr="00000000">
        <w:rPr>
          <w:rtl w:val="0"/>
        </w:rPr>
      </w:r>
    </w:p>
    <w:p w:rsidR="00000000" w:rsidDel="00000000" w:rsidP="00000000" w:rsidRDefault="00000000" w:rsidRPr="00000000" w14:paraId="00000026">
      <w:pPr>
        <w:widowControl w:val="0"/>
        <w:spacing w:line="360" w:lineRule="auto"/>
        <w:jc w:val="both"/>
        <w:rPr>
          <w:b w:val="1"/>
          <w:bCs w:val="1"/>
          <w:sz w:val="24"/>
          <w:szCs w:val="24"/>
        </w:rPr>
      </w:pPr>
      <w:r w:rsidDel="00000000" w:rsidR="00000000" w:rsidRPr="00000000">
        <w:rPr>
          <w:b w:val="1"/>
          <w:bCs w:val="1"/>
          <w:sz w:val="24"/>
          <w:szCs w:val="24"/>
          <w:rtl w:val="0"/>
        </w:rPr>
        <w:t xml:space="preserve">PALABRAS CLAVE</w:t>
      </w:r>
    </w:p>
    <w:p w:rsidR="00000000" w:rsidDel="00000000" w:rsidP="00000000" w:rsidRDefault="00000000" w:rsidRPr="00000000" w14:paraId="00000027">
      <w:pPr>
        <w:widowControl w:val="0"/>
        <w:spacing w:line="360" w:lineRule="auto"/>
        <w:jc w:val="both"/>
        <w:rPr>
          <w:sz w:val="24"/>
          <w:szCs w:val="24"/>
        </w:rPr>
      </w:pPr>
      <w:r w:rsidDel="00000000" w:rsidR="00000000" w:rsidRPr="00000000">
        <w:rPr>
          <w:sz w:val="24"/>
          <w:szCs w:val="24"/>
          <w:rtl w:val="0"/>
        </w:rPr>
        <w:t xml:space="preserve">Estándar; debido proceso; inteligencia artificial; algoritmo; jurisdicción constitucional.</w:t>
      </w:r>
    </w:p>
    <w:p w:rsidR="00000000" w:rsidDel="00000000" w:rsidP="00000000" w:rsidRDefault="00000000" w:rsidRPr="00000000" w14:paraId="00000028">
      <w:pPr>
        <w:widowControl w:val="0"/>
        <w:spacing w:after="240" w:before="240" w:line="360" w:lineRule="auto"/>
        <w:jc w:val="both"/>
        <w:rPr>
          <w:b w:val="1"/>
          <w:bCs w:val="1"/>
          <w:sz w:val="24"/>
          <w:szCs w:val="24"/>
        </w:rPr>
      </w:pPr>
      <w:r w:rsidDel="00000000" w:rsidR="00000000" w:rsidRPr="00000000">
        <w:rPr>
          <w:b w:val="1"/>
          <w:bCs w:val="1"/>
          <w:sz w:val="24"/>
          <w:szCs w:val="24"/>
          <w:rtl w:val="0"/>
        </w:rPr>
        <w:t xml:space="preserve">KEYWORDS</w:t>
      </w:r>
    </w:p>
    <w:p w:rsidR="00000000" w:rsidDel="00000000" w:rsidP="00000000" w:rsidRDefault="00000000" w:rsidRPr="00000000" w14:paraId="00000029">
      <w:pPr>
        <w:widowControl w:val="0"/>
        <w:spacing w:after="240" w:before="240" w:line="360" w:lineRule="auto"/>
        <w:jc w:val="both"/>
        <w:rPr>
          <w:sz w:val="24"/>
          <w:szCs w:val="24"/>
        </w:rPr>
      </w:pPr>
      <w:r w:rsidDel="00000000" w:rsidR="00000000" w:rsidRPr="00000000">
        <w:rPr>
          <w:sz w:val="24"/>
          <w:szCs w:val="24"/>
          <w:rtl w:val="0"/>
        </w:rPr>
        <w:t xml:space="preserve">Due process; artificial intelligence; personal data protection; constitutional jurisdiction.</w:t>
      </w:r>
      <w:r w:rsidDel="00000000" w:rsidR="00000000" w:rsidRPr="00000000">
        <w:rPr>
          <w:rtl w:val="0"/>
        </w:rPr>
      </w:r>
    </w:p>
    <w:p w:rsidR="00000000" w:rsidDel="00000000" w:rsidP="00000000" w:rsidRDefault="00000000" w:rsidRPr="00000000" w14:paraId="0000002A">
      <w:pPr>
        <w:widowControl w:val="0"/>
        <w:spacing w:after="160" w:line="360" w:lineRule="auto"/>
        <w:ind w:left="0" w:firstLine="0"/>
        <w:jc w:val="center"/>
        <w:rPr>
          <w:b w:val="1"/>
          <w:bCs w:val="1"/>
          <w:sz w:val="24"/>
          <w:szCs w:val="24"/>
        </w:rPr>
      </w:pPr>
      <w:r w:rsidDel="00000000" w:rsidR="00000000" w:rsidRPr="00000000">
        <w:rPr>
          <w:b w:val="1"/>
          <w:bCs w:val="1"/>
          <w:sz w:val="24"/>
          <w:szCs w:val="24"/>
          <w:rtl w:val="0"/>
        </w:rPr>
        <w:t xml:space="preserve">SUMARIO</w:t>
      </w:r>
    </w:p>
    <w:p w:rsidR="00000000" w:rsidDel="00000000" w:rsidP="00000000" w:rsidRDefault="00000000" w:rsidRPr="00000000" w14:paraId="0000002B">
      <w:pPr>
        <w:widowControl w:val="0"/>
        <w:spacing w:after="160" w:line="360" w:lineRule="auto"/>
        <w:ind w:left="0" w:firstLine="0"/>
        <w:jc w:val="both"/>
        <w:rPr>
          <w:b w:val="1"/>
          <w:bCs w:val="1"/>
          <w:sz w:val="24"/>
          <w:szCs w:val="24"/>
        </w:rPr>
      </w:pPr>
      <w:r w:rsidDel="00000000" w:rsidR="00000000" w:rsidRPr="00000000">
        <w:rPr>
          <w:b w:val="1"/>
          <w:bCs w:val="1"/>
          <w:sz w:val="24"/>
          <w:szCs w:val="24"/>
          <w:rtl w:val="0"/>
        </w:rPr>
        <w:t xml:space="preserve">INTRODUCCIÓN</w:t>
      </w:r>
    </w:p>
    <w:p w:rsidR="00000000" w:rsidDel="00000000" w:rsidP="00000000" w:rsidRDefault="00000000" w:rsidRPr="00000000" w14:paraId="0000002C">
      <w:pPr>
        <w:widowControl w:val="0"/>
        <w:numPr>
          <w:ilvl w:val="0"/>
          <w:numId w:val="3"/>
        </w:numPr>
        <w:spacing w:after="0" w:before="0" w:line="360" w:lineRule="auto"/>
        <w:ind w:left="720" w:hanging="360"/>
        <w:rPr>
          <w:b w:val="1"/>
          <w:bCs w:val="1"/>
          <w:sz w:val="24"/>
          <w:szCs w:val="24"/>
          <w:u w:val="none"/>
        </w:rPr>
      </w:pPr>
      <w:r w:rsidDel="00000000" w:rsidR="00000000" w:rsidRPr="00000000">
        <w:rPr>
          <w:b w:val="1"/>
          <w:bCs w:val="1"/>
          <w:sz w:val="24"/>
          <w:szCs w:val="24"/>
          <w:rtl w:val="0"/>
        </w:rPr>
        <w:t xml:space="preserve">LA TRANSFORMACIÓN DIGITAL DE LA FUNCIÓN JURISDICCIONAL Y LA IMPORTANCIA DEL RECONOCIMIENTO DEL DEBIDO PROCESO ALGORÍTMICO </w:t>
      </w:r>
    </w:p>
    <w:p w:rsidR="00000000" w:rsidDel="00000000" w:rsidP="00000000" w:rsidRDefault="00000000" w:rsidRPr="00000000" w14:paraId="0000002D">
      <w:pPr>
        <w:widowControl w:val="0"/>
        <w:spacing w:after="0" w:before="0" w:line="360" w:lineRule="auto"/>
        <w:ind w:left="720" w:firstLine="0"/>
        <w:rPr>
          <w:sz w:val="24"/>
          <w:szCs w:val="24"/>
        </w:rPr>
      </w:pPr>
      <w:r w:rsidDel="00000000" w:rsidR="00000000" w:rsidRPr="00000000">
        <w:rPr>
          <w:sz w:val="24"/>
          <w:szCs w:val="24"/>
          <w:rtl w:val="0"/>
        </w:rPr>
        <w:t xml:space="preserve">1.1. Inteligencia Artificial (IA) y Administración de Justicia. </w:t>
      </w:r>
    </w:p>
    <w:p w:rsidR="00000000" w:rsidDel="00000000" w:rsidP="00000000" w:rsidRDefault="00000000" w:rsidRPr="00000000" w14:paraId="0000002E">
      <w:pPr>
        <w:widowControl w:val="0"/>
        <w:spacing w:after="0" w:before="0" w:line="360" w:lineRule="auto"/>
        <w:ind w:left="720" w:firstLine="0"/>
        <w:rPr>
          <w:sz w:val="24"/>
          <w:szCs w:val="24"/>
        </w:rPr>
      </w:pPr>
      <w:r w:rsidDel="00000000" w:rsidR="00000000" w:rsidRPr="00000000">
        <w:rPr>
          <w:sz w:val="24"/>
          <w:szCs w:val="24"/>
          <w:rtl w:val="0"/>
        </w:rPr>
        <w:t xml:space="preserve">1.2. La incidencia de los sistemas algorítmicos en las garantías del derecho fundamental al debido proceso. </w:t>
      </w:r>
    </w:p>
    <w:p w:rsidR="00000000" w:rsidDel="00000000" w:rsidP="00000000" w:rsidRDefault="00000000" w:rsidRPr="00000000" w14:paraId="0000002F">
      <w:pPr>
        <w:widowControl w:val="0"/>
        <w:spacing w:after="0" w:before="0" w:line="360" w:lineRule="auto"/>
        <w:ind w:left="720" w:firstLine="0"/>
        <w:rPr>
          <w:sz w:val="24"/>
          <w:szCs w:val="24"/>
        </w:rPr>
      </w:pPr>
      <w:r w:rsidDel="00000000" w:rsidR="00000000" w:rsidRPr="00000000">
        <w:rPr>
          <w:sz w:val="24"/>
          <w:szCs w:val="24"/>
          <w:rtl w:val="0"/>
        </w:rPr>
        <w:t xml:space="preserve">1.2.1. Riesgos constitucionales derivados del uso de sistemas de Inteligencia Artificial (IA) en la actividad judicial.</w:t>
      </w:r>
    </w:p>
    <w:p w:rsidR="00000000" w:rsidDel="00000000" w:rsidP="00000000" w:rsidRDefault="00000000" w:rsidRPr="00000000" w14:paraId="00000030">
      <w:pPr>
        <w:widowControl w:val="0"/>
        <w:spacing w:after="0" w:before="0" w:line="360" w:lineRule="auto"/>
        <w:ind w:left="1440" w:firstLine="0"/>
        <w:rPr>
          <w:sz w:val="24"/>
          <w:szCs w:val="24"/>
        </w:rPr>
      </w:pPr>
      <w:r w:rsidDel="00000000" w:rsidR="00000000" w:rsidRPr="00000000">
        <w:rPr>
          <w:sz w:val="24"/>
          <w:szCs w:val="24"/>
          <w:rtl w:val="0"/>
        </w:rPr>
        <w:t xml:space="preserve">1.2.1.1. Opacidad algorítmica como desafío al debido proceso constitucional. </w:t>
      </w:r>
    </w:p>
    <w:p w:rsidR="00000000" w:rsidDel="00000000" w:rsidP="00000000" w:rsidRDefault="00000000" w:rsidRPr="00000000" w14:paraId="00000031">
      <w:pPr>
        <w:widowControl w:val="0"/>
        <w:spacing w:after="0" w:before="0" w:line="360" w:lineRule="auto"/>
        <w:ind w:left="1440" w:firstLine="0"/>
        <w:rPr>
          <w:sz w:val="24"/>
          <w:szCs w:val="24"/>
        </w:rPr>
      </w:pPr>
      <w:r w:rsidDel="00000000" w:rsidR="00000000" w:rsidRPr="00000000">
        <w:rPr>
          <w:sz w:val="24"/>
          <w:szCs w:val="24"/>
          <w:rtl w:val="0"/>
        </w:rPr>
        <w:t xml:space="preserve">1.2.1.2. Los sesgos y la discriminación algorítmica en la Inteligencia Artificial (IA).</w:t>
      </w:r>
    </w:p>
    <w:p w:rsidR="00000000" w:rsidDel="00000000" w:rsidP="00000000" w:rsidRDefault="00000000" w:rsidRPr="00000000" w14:paraId="00000032">
      <w:pPr>
        <w:widowControl w:val="0"/>
        <w:spacing w:after="0" w:before="0" w:line="360" w:lineRule="auto"/>
        <w:ind w:left="1440" w:firstLine="0"/>
        <w:jc w:val="both"/>
        <w:rPr>
          <w:sz w:val="24"/>
          <w:szCs w:val="24"/>
        </w:rPr>
      </w:pPr>
      <w:r w:rsidDel="00000000" w:rsidR="00000000" w:rsidRPr="00000000">
        <w:rPr>
          <w:sz w:val="24"/>
          <w:szCs w:val="24"/>
          <w:rtl w:val="0"/>
        </w:rPr>
        <w:t xml:space="preserve">1.2.1.3. Habeas data y tratamiento automatizado de datos personales en la administración de justicia.  </w:t>
      </w:r>
    </w:p>
    <w:p w:rsidR="00000000" w:rsidDel="00000000" w:rsidP="00000000" w:rsidRDefault="00000000" w:rsidRPr="00000000" w14:paraId="00000033">
      <w:pPr>
        <w:widowControl w:val="0"/>
        <w:spacing w:after="0" w:before="0" w:line="360" w:lineRule="auto"/>
        <w:ind w:left="720" w:firstLine="0"/>
        <w:rPr>
          <w:sz w:val="24"/>
          <w:szCs w:val="24"/>
        </w:rPr>
      </w:pPr>
      <w:r w:rsidDel="00000000" w:rsidR="00000000" w:rsidRPr="00000000">
        <w:rPr>
          <w:sz w:val="24"/>
          <w:szCs w:val="24"/>
          <w:rtl w:val="0"/>
        </w:rPr>
        <w:t xml:space="preserve">1.3. Del debido proceso constitucional al debido proceso algorítmico: Una dimensión especializada del art. 29 de la Constitución Política (C.P.)  </w:t>
      </w:r>
    </w:p>
    <w:p w:rsidR="00000000" w:rsidDel="00000000" w:rsidP="00000000" w:rsidRDefault="00000000" w:rsidRPr="00000000" w14:paraId="00000034">
      <w:pPr>
        <w:spacing w:after="0" w:before="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35">
      <w:pPr>
        <w:widowControl w:val="0"/>
        <w:numPr>
          <w:ilvl w:val="0"/>
          <w:numId w:val="3"/>
        </w:numPr>
        <w:spacing w:after="0" w:before="0" w:line="360" w:lineRule="auto"/>
        <w:ind w:left="720" w:hanging="360"/>
        <w:rPr>
          <w:sz w:val="24"/>
          <w:szCs w:val="24"/>
          <w:u w:val="none"/>
        </w:rPr>
      </w:pPr>
      <w:r w:rsidDel="00000000" w:rsidR="00000000" w:rsidRPr="00000000">
        <w:rPr>
          <w:b w:val="1"/>
          <w:bCs w:val="1"/>
          <w:sz w:val="24"/>
          <w:szCs w:val="24"/>
          <w:rtl w:val="0"/>
        </w:rPr>
        <w:t xml:space="preserve">EVALUACIÓN CRÍTICA DE LOS LINEAMIENTOS ACTUALES PARA EL USO DE INTELIGENCIA ARTIFICIAL EN LA RAMA JUDICIAL. </w:t>
      </w:r>
      <w:r w:rsidDel="00000000" w:rsidR="00000000" w:rsidRPr="00000000">
        <w:rPr>
          <w:rtl w:val="0"/>
        </w:rPr>
      </w:r>
    </w:p>
    <w:p w:rsidR="00000000" w:rsidDel="00000000" w:rsidP="00000000" w:rsidRDefault="00000000" w:rsidRPr="00000000" w14:paraId="00000036">
      <w:pPr>
        <w:widowControl w:val="0"/>
        <w:spacing w:after="0" w:before="0" w:line="360" w:lineRule="auto"/>
        <w:ind w:left="720" w:firstLine="0"/>
        <w:rPr>
          <w:sz w:val="24"/>
          <w:szCs w:val="24"/>
        </w:rPr>
      </w:pPr>
      <w:r w:rsidDel="00000000" w:rsidR="00000000" w:rsidRPr="00000000">
        <w:rPr>
          <w:sz w:val="24"/>
          <w:szCs w:val="24"/>
          <w:rtl w:val="0"/>
        </w:rPr>
        <w:t xml:space="preserve">2.1. Alcance y contenido de los instrumentos vigentes. </w:t>
      </w:r>
    </w:p>
    <w:p w:rsidR="00000000" w:rsidDel="00000000" w:rsidP="00000000" w:rsidRDefault="00000000" w:rsidRPr="00000000" w14:paraId="00000037">
      <w:pPr>
        <w:widowControl w:val="0"/>
        <w:spacing w:after="0" w:before="0" w:line="360" w:lineRule="auto"/>
        <w:ind w:left="720" w:firstLine="0"/>
        <w:rPr>
          <w:sz w:val="24"/>
          <w:szCs w:val="24"/>
        </w:rPr>
      </w:pPr>
      <w:r w:rsidDel="00000000" w:rsidR="00000000" w:rsidRPr="00000000">
        <w:rPr>
          <w:sz w:val="24"/>
          <w:szCs w:val="24"/>
          <w:rtl w:val="0"/>
        </w:rPr>
        <w:t xml:space="preserve">2.2. Fortalezas y aportes de las directrices existentes. </w:t>
        <w:br w:type="textWrapping"/>
        <w:t xml:space="preserve">2.3. Vacíos regulatorios y éticos identificados. </w:t>
        <w:br w:type="textWrapping"/>
        <w:t xml:space="preserve">2.4. Necesidad de un estándar ético complementario para la jurisdicción constitucional. </w:t>
      </w:r>
    </w:p>
    <w:p w:rsidR="00000000" w:rsidDel="00000000" w:rsidP="00000000" w:rsidRDefault="00000000" w:rsidRPr="00000000" w14:paraId="00000038">
      <w:pPr>
        <w:widowControl w:val="0"/>
        <w:spacing w:after="0" w:before="0" w:line="360" w:lineRule="auto"/>
        <w:ind w:left="0" w:firstLine="0"/>
        <w:rPr>
          <w:b w:val="1"/>
          <w:bCs w:val="1"/>
          <w:sz w:val="24"/>
          <w:szCs w:val="24"/>
        </w:rPr>
      </w:pPr>
      <w:r w:rsidDel="00000000" w:rsidR="00000000" w:rsidRPr="00000000">
        <w:rPr>
          <w:rtl w:val="0"/>
        </w:rPr>
      </w:r>
    </w:p>
    <w:p w:rsidR="00000000" w:rsidDel="00000000" w:rsidP="00000000" w:rsidRDefault="00000000" w:rsidRPr="00000000" w14:paraId="00000039">
      <w:pPr>
        <w:widowControl w:val="0"/>
        <w:numPr>
          <w:ilvl w:val="0"/>
          <w:numId w:val="3"/>
        </w:numPr>
        <w:spacing w:after="0" w:before="0" w:line="360" w:lineRule="auto"/>
        <w:ind w:left="720" w:hanging="360"/>
        <w:jc w:val="both"/>
        <w:rPr>
          <w:sz w:val="24"/>
          <w:szCs w:val="24"/>
          <w:u w:val="none"/>
        </w:rPr>
      </w:pPr>
      <w:r w:rsidDel="00000000" w:rsidR="00000000" w:rsidRPr="00000000">
        <w:rPr>
          <w:b w:val="1"/>
          <w:bCs w:val="1"/>
          <w:sz w:val="24"/>
          <w:szCs w:val="24"/>
          <w:rtl w:val="0"/>
        </w:rPr>
        <w:t xml:space="preserve">LOS DEBERES ÉTICOS Y CONSTITUCIONALES DE JUECES Y ABOGADOS FRENTE AL USO DE LA INTELIGENCIA ARTIFICIAL.</w:t>
      </w:r>
      <w:r w:rsidDel="00000000" w:rsidR="00000000" w:rsidRPr="00000000">
        <w:rPr>
          <w:sz w:val="24"/>
          <w:szCs w:val="24"/>
          <w:rtl w:val="0"/>
        </w:rPr>
        <w:t xml:space="preserve"> </w:t>
      </w:r>
    </w:p>
    <w:p w:rsidR="00000000" w:rsidDel="00000000" w:rsidP="00000000" w:rsidRDefault="00000000" w:rsidRPr="00000000" w14:paraId="0000003A">
      <w:pPr>
        <w:widowControl w:val="0"/>
        <w:spacing w:after="0" w:before="0" w:line="360" w:lineRule="auto"/>
        <w:ind w:left="720" w:firstLine="0"/>
        <w:jc w:val="both"/>
        <w:rPr>
          <w:sz w:val="24"/>
          <w:szCs w:val="24"/>
        </w:rPr>
      </w:pPr>
      <w:r w:rsidDel="00000000" w:rsidR="00000000" w:rsidRPr="00000000">
        <w:rPr>
          <w:rtl w:val="0"/>
        </w:rPr>
      </w:r>
    </w:p>
    <w:p w:rsidR="00000000" w:rsidDel="00000000" w:rsidP="00000000" w:rsidRDefault="00000000" w:rsidRPr="00000000" w14:paraId="0000003B">
      <w:pPr>
        <w:widowControl w:val="0"/>
        <w:numPr>
          <w:ilvl w:val="0"/>
          <w:numId w:val="3"/>
        </w:numPr>
        <w:spacing w:after="0" w:before="0" w:line="360" w:lineRule="auto"/>
        <w:ind w:left="720" w:hanging="360"/>
        <w:jc w:val="both"/>
        <w:rPr>
          <w:b w:val="1"/>
          <w:bCs w:val="1"/>
          <w:sz w:val="24"/>
          <w:szCs w:val="24"/>
          <w:u w:val="none"/>
        </w:rPr>
      </w:pPr>
      <w:r w:rsidDel="00000000" w:rsidR="00000000" w:rsidRPr="00000000">
        <w:rPr>
          <w:b w:val="1"/>
          <w:bCs w:val="1"/>
          <w:sz w:val="24"/>
          <w:szCs w:val="24"/>
          <w:rtl w:val="0"/>
        </w:rPr>
        <w:t xml:space="preserve">PROPUESTA DEL ESTÁNDAR ÉTICO DEL DEBIDO PROCESO ALGORÍTMICO EN LA JURISDICCIÓN CONSTITUCIONAL: MANUAL DE BUENAS PRÁCTICAS PARA LA APLICACIÓN DE INTELIGENCIA ARTIFICIAL EN LA JURISDICCIÓN CONSTITUCIONAL.  </w:t>
      </w:r>
    </w:p>
    <w:p w:rsidR="00000000" w:rsidDel="00000000" w:rsidP="00000000" w:rsidRDefault="00000000" w:rsidRPr="00000000" w14:paraId="0000003C">
      <w:pPr>
        <w:widowControl w:val="0"/>
        <w:spacing w:after="0" w:before="0" w:line="360" w:lineRule="auto"/>
        <w:ind w:left="720" w:firstLine="0"/>
        <w:jc w:val="both"/>
        <w:rPr>
          <w:sz w:val="24"/>
          <w:szCs w:val="24"/>
        </w:rPr>
      </w:pPr>
      <w:r w:rsidDel="00000000" w:rsidR="00000000" w:rsidRPr="00000000">
        <w:rPr>
          <w:sz w:val="24"/>
          <w:szCs w:val="24"/>
          <w:rtl w:val="0"/>
        </w:rPr>
        <w:t xml:space="preserve">4.1. Fundamentos éticos y normativos del estándar. </w:t>
      </w:r>
    </w:p>
    <w:p w:rsidR="00000000" w:rsidDel="00000000" w:rsidP="00000000" w:rsidRDefault="00000000" w:rsidRPr="00000000" w14:paraId="0000003D">
      <w:pPr>
        <w:widowControl w:val="0"/>
        <w:spacing w:after="0" w:before="0" w:line="360" w:lineRule="auto"/>
        <w:ind w:left="720" w:firstLine="0"/>
        <w:jc w:val="both"/>
        <w:rPr>
          <w:sz w:val="24"/>
          <w:szCs w:val="24"/>
        </w:rPr>
      </w:pPr>
      <w:r w:rsidDel="00000000" w:rsidR="00000000" w:rsidRPr="00000000">
        <w:rPr>
          <w:sz w:val="24"/>
          <w:szCs w:val="24"/>
          <w:rtl w:val="0"/>
        </w:rPr>
        <w:t xml:space="preserve">4.2. Principios del estándar. </w:t>
      </w:r>
    </w:p>
    <w:p w:rsidR="00000000" w:rsidDel="00000000" w:rsidP="00000000" w:rsidRDefault="00000000" w:rsidRPr="00000000" w14:paraId="0000003E">
      <w:pPr>
        <w:widowControl w:val="0"/>
        <w:spacing w:line="360" w:lineRule="auto"/>
        <w:ind w:left="0" w:firstLine="0"/>
        <w:rPr>
          <w:sz w:val="24"/>
          <w:szCs w:val="24"/>
        </w:rPr>
      </w:pPr>
      <w:r w:rsidDel="00000000" w:rsidR="00000000" w:rsidRPr="00000000">
        <w:rPr>
          <w:rtl w:val="0"/>
        </w:rPr>
      </w:r>
    </w:p>
    <w:p w:rsidR="00000000" w:rsidDel="00000000" w:rsidP="00000000" w:rsidRDefault="00000000" w:rsidRPr="00000000" w14:paraId="0000003F">
      <w:pPr>
        <w:widowControl w:val="0"/>
        <w:spacing w:line="360" w:lineRule="auto"/>
        <w:ind w:left="0" w:firstLine="0"/>
        <w:jc w:val="center"/>
        <w:rPr>
          <w:b w:val="1"/>
          <w:bCs w:val="1"/>
          <w:sz w:val="24"/>
          <w:szCs w:val="24"/>
        </w:rPr>
      </w:pPr>
      <w:r w:rsidDel="00000000" w:rsidR="00000000" w:rsidRPr="00000000">
        <w:rPr>
          <w:b w:val="1"/>
          <w:bCs w:val="1"/>
          <w:sz w:val="24"/>
          <w:szCs w:val="24"/>
          <w:rtl w:val="0"/>
        </w:rPr>
        <w:t xml:space="preserve">INTRODUCCIÓN</w:t>
      </w:r>
    </w:p>
    <w:p w:rsidR="00000000" w:rsidDel="00000000" w:rsidP="00000000" w:rsidRDefault="00000000" w:rsidRPr="00000000" w14:paraId="00000040">
      <w:pPr>
        <w:spacing w:after="240" w:before="240" w:line="360" w:lineRule="auto"/>
        <w:jc w:val="both"/>
        <w:rPr>
          <w:sz w:val="24"/>
          <w:szCs w:val="24"/>
        </w:rPr>
      </w:pPr>
      <w:r w:rsidDel="00000000" w:rsidR="00000000" w:rsidRPr="00000000">
        <w:rPr>
          <w:sz w:val="24"/>
          <w:szCs w:val="24"/>
          <w:rtl w:val="0"/>
        </w:rPr>
        <w:t xml:space="preserve">La incorporación de Inteligencia Artificial (IA)</w:t>
      </w:r>
      <w:r w:rsidDel="00000000" w:rsidR="00000000" w:rsidRPr="00000000">
        <w:rPr>
          <w:sz w:val="24"/>
          <w:szCs w:val="24"/>
          <w:vertAlign w:val="superscript"/>
        </w:rPr>
        <w:footnoteReference w:customMarkFollows="0" w:id="0"/>
      </w:r>
      <w:r w:rsidDel="00000000" w:rsidR="00000000" w:rsidRPr="00000000">
        <w:rPr>
          <w:sz w:val="24"/>
          <w:szCs w:val="24"/>
          <w:rtl w:val="0"/>
        </w:rPr>
        <w:t xml:space="preserve"> </w:t>
      </w:r>
      <w:r w:rsidDel="00000000" w:rsidR="00000000" w:rsidRPr="00000000">
        <w:rPr>
          <w:sz w:val="24"/>
          <w:szCs w:val="24"/>
          <w:rtl w:val="0"/>
        </w:rPr>
        <w:t xml:space="preserve">en la</w:t>
      </w:r>
      <w:r w:rsidDel="00000000" w:rsidR="00000000" w:rsidRPr="00000000">
        <w:rPr>
          <w:sz w:val="24"/>
          <w:szCs w:val="24"/>
          <w:rtl w:val="0"/>
        </w:rPr>
        <w:t xml:space="preserve"> administración de justicia constituye uno de los principales desafíos del constitucionalismo contemporáneo, al transformar el ejercicio de la función jurisdiccional y replantear las condiciones éticas y constitucionales que legitiman la decisión judicial. En consecuencia, el debate jurídico ya no se centra en la conveniencia de su incorporación, sino en determinar las condiciones normativas, éticas y constitucionales que permitan un uso compatible con los principios del Estado Social y Democrático de Derecho.</w:t>
      </w:r>
    </w:p>
    <w:p w:rsidR="00000000" w:rsidDel="00000000" w:rsidP="00000000" w:rsidRDefault="00000000" w:rsidRPr="00000000" w14:paraId="00000041">
      <w:pPr>
        <w:spacing w:after="240" w:before="240" w:line="360" w:lineRule="auto"/>
        <w:jc w:val="both"/>
        <w:rPr>
          <w:sz w:val="24"/>
          <w:szCs w:val="24"/>
        </w:rPr>
      </w:pPr>
      <w:r w:rsidDel="00000000" w:rsidR="00000000" w:rsidRPr="00000000">
        <w:rPr>
          <w:sz w:val="24"/>
          <w:szCs w:val="24"/>
          <w:rtl w:val="0"/>
        </w:rPr>
        <w:t xml:space="preserve">Estos desafíos adquieren especial relevancia en la jurisdicción constitucional, donde las decisiones judiciales comprometen directamente la protección de los derechos fundamentales. En este contexto, la incorporación de sistemas de IA debe analizarse no solo desde su eficiencia tecnológica, sino también desde la ética del servicio público de administrar justicia, que impide delegar en herramientas algorítmicas el juicio y la responsabilidad constitucional inherentes al ejercicio de la función jurisdiccional. </w:t>
      </w:r>
    </w:p>
    <w:p w:rsidR="00000000" w:rsidDel="00000000" w:rsidP="00000000" w:rsidRDefault="00000000" w:rsidRPr="00000000" w14:paraId="00000042">
      <w:pPr>
        <w:spacing w:after="240" w:before="240" w:line="360" w:lineRule="auto"/>
        <w:jc w:val="both"/>
        <w:rPr>
          <w:sz w:val="24"/>
          <w:szCs w:val="24"/>
        </w:rPr>
      </w:pPr>
      <w:r w:rsidDel="00000000" w:rsidR="00000000" w:rsidRPr="00000000">
        <w:rPr>
          <w:sz w:val="24"/>
          <w:szCs w:val="24"/>
          <w:rtl w:val="0"/>
        </w:rPr>
        <w:t xml:space="preserve">No obstante, el marco constitucional vigente no desarrolla expresamente las implicaciones derivadas de la incorporación de sistemas de IA en la actividad jurisdiccional. Si bien la jurisprudencia constitucional y los lineamientos de la Rama Judicial han establecido criterios para su uso responsable, aún no han reconocido ni sistematizado el debido proceso algorítmico como una garantía derivada del derecho fundamental al debido proceso. En efecto, las garantías previstas en el art. 29 de la Constitución Política (C.P.) fueron concebidas para un contexto en el que la actividad jurisdiccional era exclusivamente humana y, por tanto, no regulan riesgos específicos como la opacidad y sesgos algorítmicos, las limitaciones para ejercer la contradicción o la autonomía judicial. Esta circunstancia requiere una interpretación evolutiva del debido proceso que proyecte sus garantías sobre los nuevos escenarios tecnológicos y asegure su eficacia frente al empleo de IA en la administración de justicia.</w:t>
      </w:r>
    </w:p>
    <w:p w:rsidR="00000000" w:rsidDel="00000000" w:rsidP="00000000" w:rsidRDefault="00000000" w:rsidRPr="00000000" w14:paraId="00000043">
      <w:pPr>
        <w:spacing w:after="240" w:before="240" w:line="360" w:lineRule="auto"/>
        <w:jc w:val="both"/>
        <w:rPr>
          <w:sz w:val="24"/>
          <w:szCs w:val="24"/>
        </w:rPr>
      </w:pPr>
      <w:r w:rsidDel="00000000" w:rsidR="00000000" w:rsidRPr="00000000">
        <w:rPr>
          <w:sz w:val="24"/>
          <w:szCs w:val="24"/>
          <w:rtl w:val="0"/>
        </w:rPr>
        <w:t xml:space="preserve">En este marco, la presente ponencia formula el siguiente problema de investigación: ¿En qué medida una interpretación evolutiva del derecho fundamental al debido proceso reconocido en el art. 29 de la C.P. permite reconocer el debido proceso algorítmico como una dimensión especializada integrada por garantías </w:t>
      </w:r>
      <w:r w:rsidDel="00000000" w:rsidR="00000000" w:rsidRPr="00000000">
        <w:rPr>
          <w:sz w:val="24"/>
          <w:szCs w:val="24"/>
          <w:rtl w:val="0"/>
        </w:rPr>
        <w:t xml:space="preserve">fundamentales</w:t>
      </w:r>
      <w:r w:rsidDel="00000000" w:rsidR="00000000" w:rsidRPr="00000000">
        <w:rPr>
          <w:sz w:val="24"/>
          <w:szCs w:val="24"/>
          <w:vertAlign w:val="superscript"/>
        </w:rPr>
        <w:footnoteReference w:customMarkFollows="0" w:id="1"/>
      </w:r>
      <w:r w:rsidDel="00000000" w:rsidR="00000000" w:rsidRPr="00000000">
        <w:rPr>
          <w:sz w:val="24"/>
          <w:szCs w:val="24"/>
          <w:rtl w:val="0"/>
        </w:rPr>
        <w:t xml:space="preserve"> aplicables a la utilización de sistemas de IA en la jurisdicción constitucional colombiana?</w:t>
      </w:r>
    </w:p>
    <w:p w:rsidR="00000000" w:rsidDel="00000000" w:rsidP="00000000" w:rsidRDefault="00000000" w:rsidRPr="00000000" w14:paraId="00000044">
      <w:pPr>
        <w:spacing w:after="240" w:before="240" w:line="360" w:lineRule="auto"/>
        <w:jc w:val="both"/>
        <w:rPr>
          <w:sz w:val="24"/>
          <w:szCs w:val="24"/>
        </w:rPr>
      </w:pPr>
      <w:r w:rsidDel="00000000" w:rsidR="00000000" w:rsidRPr="00000000">
        <w:rPr>
          <w:sz w:val="24"/>
          <w:szCs w:val="24"/>
          <w:rtl w:val="0"/>
        </w:rPr>
        <w:t xml:space="preserve">Como respuesta a este problema, la investigación sostiene que el ordenamiento constitucional colombiano ofrece fundamentos suficientes para dicho reconocimiento mediante una interpretación evolutiva del art. 29, articulada con el bloque de constitucionalidad y los principios de dignidad humana, acceso efectivo a la administración de justicia y supremacía constitucional. Este método interpretativo se justifica en el carácter abierto y dinámico de la C.P., que permite proyectar el alcance de los derechos fundamentales sobre realidades sociales y tecnológicas no previstas expresamente por el constituyente, garantizando la eficacia de los derechos fundamentales sin modificar su núcleo esencial. En consecuencia, el debido proceso algorítmico se configura como una dimensión especializada del derecho fundamental al debido proceso, cuyo contenido mínimo integra las garantías de transparencia, explicabilidad, contradicción e intervención humana significativa.</w:t>
      </w:r>
    </w:p>
    <w:p w:rsidR="00000000" w:rsidDel="00000000" w:rsidP="00000000" w:rsidRDefault="00000000" w:rsidRPr="00000000" w14:paraId="00000045">
      <w:pPr>
        <w:spacing w:after="240" w:before="240" w:line="360" w:lineRule="auto"/>
        <w:jc w:val="both"/>
        <w:rPr>
          <w:sz w:val="24"/>
          <w:szCs w:val="24"/>
        </w:rPr>
      </w:pPr>
      <w:r w:rsidDel="00000000" w:rsidR="00000000" w:rsidRPr="00000000">
        <w:rPr>
          <w:sz w:val="24"/>
          <w:szCs w:val="24"/>
          <w:rtl w:val="0"/>
        </w:rPr>
        <w:t xml:space="preserve">Con el propósito de demostrar esta hipótesis, la investigación adopta una metodología jurídico-doctrinal de carácter dogmático, sustentada en un análisis sistemático e interpretativo del ordenamiento constitucional, la jurisprudencia constitucional, los instrumentos internacionales sobre IA y derechos humanos, la doctrina y los lineamientos vigentes para la incorporación de IA en la Rama Judicial. </w:t>
      </w:r>
    </w:p>
    <w:p w:rsidR="00000000" w:rsidDel="00000000" w:rsidP="00000000" w:rsidRDefault="00000000" w:rsidRPr="00000000" w14:paraId="00000046">
      <w:pPr>
        <w:spacing w:after="240" w:before="240" w:line="360" w:lineRule="auto"/>
        <w:jc w:val="both"/>
        <w:rPr>
          <w:sz w:val="24"/>
          <w:szCs w:val="24"/>
        </w:rPr>
      </w:pPr>
      <w:r w:rsidDel="00000000" w:rsidR="00000000" w:rsidRPr="00000000">
        <w:rPr>
          <w:sz w:val="24"/>
          <w:szCs w:val="24"/>
          <w:rtl w:val="0"/>
        </w:rPr>
        <w:t xml:space="preserve">Sobre la base de este análisis, la principal contribución de la ponencia consiste en proponer un </w:t>
      </w:r>
      <w:r w:rsidDel="00000000" w:rsidR="00000000" w:rsidRPr="00000000">
        <w:rPr>
          <w:i w:val="1"/>
          <w:iCs w:val="1"/>
          <w:sz w:val="24"/>
          <w:szCs w:val="24"/>
          <w:rtl w:val="0"/>
        </w:rPr>
        <w:t xml:space="preserve">Estándar Ético del Debido Proceso Algorítmico</w:t>
      </w:r>
      <w:r w:rsidDel="00000000" w:rsidR="00000000" w:rsidRPr="00000000">
        <w:rPr>
          <w:sz w:val="24"/>
          <w:szCs w:val="24"/>
          <w:rtl w:val="0"/>
        </w:rPr>
        <w:t xml:space="preserve">, materializado en un </w:t>
      </w:r>
      <w:r w:rsidDel="00000000" w:rsidR="00000000" w:rsidRPr="00000000">
        <w:rPr>
          <w:i w:val="1"/>
          <w:iCs w:val="1"/>
          <w:sz w:val="24"/>
          <w:szCs w:val="24"/>
          <w:rtl w:val="0"/>
        </w:rPr>
        <w:t xml:space="preserve">Manual de Buenas Prácticas para la Aplicación de IA en la Jurisdicción Constitucional</w:t>
      </w:r>
      <w:r w:rsidDel="00000000" w:rsidR="00000000" w:rsidRPr="00000000">
        <w:rPr>
          <w:sz w:val="24"/>
          <w:szCs w:val="24"/>
          <w:rtl w:val="0"/>
        </w:rPr>
        <w:t xml:space="preserve">. Este instrumento constituye un estándar ético con fundamento constitucional que sistematiza las garantías del debido proceso algorítmico y los deberes funcionales de los operadores judiciales frente al uso de sistemas de IA, con vocación de orientar la práctica jurisdiccional y servir de referente para el desarrollo de futuros instrumentos normativos y de política judicial en la materia, garantizando la independencia judicial, la motivación suficiente de las decisiones, la protección reforzada de los derechos fundamentales y una intervención humana significativa, favoreciendo una transformación digital de la justicia y el fortalecimiento de la confianza ciudadana en el Estado de Derecho.  </w:t>
      </w:r>
    </w:p>
    <w:p w:rsidR="00000000" w:rsidDel="00000000" w:rsidP="00000000" w:rsidRDefault="00000000" w:rsidRPr="00000000" w14:paraId="00000047">
      <w:pPr>
        <w:widowControl w:val="0"/>
        <w:numPr>
          <w:ilvl w:val="0"/>
          <w:numId w:val="5"/>
        </w:numPr>
        <w:spacing w:after="240" w:before="240" w:line="360" w:lineRule="auto"/>
        <w:ind w:left="720" w:hanging="360"/>
        <w:jc w:val="center"/>
        <w:rPr>
          <w:b w:val="1"/>
          <w:bCs w:val="1"/>
          <w:sz w:val="24"/>
          <w:szCs w:val="24"/>
        </w:rPr>
      </w:pPr>
      <w:r w:rsidDel="00000000" w:rsidR="00000000" w:rsidRPr="00000000">
        <w:rPr>
          <w:b w:val="1"/>
          <w:bCs w:val="1"/>
          <w:sz w:val="24"/>
          <w:szCs w:val="24"/>
          <w:rtl w:val="0"/>
        </w:rPr>
        <w:t xml:space="preserve">LA TRANSFORMACIÓN DIGITAL DE LA FUNCIÓN JURISDICCIONAL Y LA IMPORTANCIA DEL RECONOCIMIENTO DEL DEBIDO PROCESO ALGORÍTMICO </w:t>
      </w:r>
    </w:p>
    <w:p w:rsidR="00000000" w:rsidDel="00000000" w:rsidP="00000000" w:rsidRDefault="00000000" w:rsidRPr="00000000" w14:paraId="00000048">
      <w:pPr>
        <w:widowControl w:val="0"/>
        <w:spacing w:after="240" w:before="240" w:line="360" w:lineRule="auto"/>
        <w:jc w:val="both"/>
        <w:rPr>
          <w:b w:val="1"/>
          <w:bCs w:val="1"/>
          <w:sz w:val="24"/>
          <w:szCs w:val="24"/>
        </w:rPr>
      </w:pPr>
      <w:r w:rsidDel="00000000" w:rsidR="00000000" w:rsidRPr="00000000">
        <w:rPr>
          <w:b w:val="1"/>
          <w:bCs w:val="1"/>
          <w:sz w:val="24"/>
          <w:szCs w:val="24"/>
          <w:rtl w:val="0"/>
        </w:rPr>
        <w:t xml:space="preserve">1.1. IA y administración de justicia.  </w:t>
      </w:r>
    </w:p>
    <w:p w:rsidR="00000000" w:rsidDel="00000000" w:rsidP="00000000" w:rsidRDefault="00000000" w:rsidRPr="00000000" w14:paraId="00000049">
      <w:pPr>
        <w:widowControl w:val="0"/>
        <w:pBdr>
          <w:top w:color="0d0d0d" w:space="0" w:sz="0" w:val="none"/>
          <w:left w:color="0d0d0d" w:space="0" w:sz="0" w:val="none"/>
          <w:bottom w:color="0d0d0d" w:space="0" w:sz="0" w:val="none"/>
          <w:right w:color="0d0d0d" w:space="0" w:sz="0" w:val="none"/>
          <w:between w:color="0d0d0d" w:space="0" w:sz="0" w:val="none"/>
        </w:pBdr>
        <w:shd w:fill="ffffff" w:val="clear"/>
        <w:spacing w:after="240" w:before="240" w:line="390" w:lineRule="auto"/>
        <w:jc w:val="both"/>
        <w:rPr>
          <w:color w:val="0d0d0d"/>
          <w:sz w:val="24"/>
          <w:szCs w:val="24"/>
        </w:rPr>
      </w:pPr>
      <w:r w:rsidDel="00000000" w:rsidR="00000000" w:rsidRPr="00000000">
        <w:rPr>
          <w:color w:val="0d0d0d"/>
          <w:sz w:val="24"/>
          <w:szCs w:val="24"/>
          <w:rtl w:val="0"/>
        </w:rPr>
        <w:t xml:space="preserve">En Colombia, la incorporación de IA en la administración de justicia avanza de manera gradual mediante herramientas de apoyo a la actividad jurisdiccional. El principal referente es PretorIA, desarrollado por la Corte Constitucional para asistir la preselección de acciones de tutela, al que se suma el uso progresivo de sistemas de IA generativa para actividades de gestión documental y apoyo a la elaboración de documentos. En todos los casos, actualmente, estas tecnologías conservan un carácter estrictamente auxiliar y no sustituyen la valoración jurídica ni la decisión del juez. Sin embargo, la incorporación gradual de estas tecnologías constituye una realidad institucional prioritaria, cuya legitimidad no puede fundamentarse únicamente en criterios de eficiencia, rapidez o capacidad tecnológica, sino, principalmente, en su conformidad con las garantías constitucionales y los principios que estructuran el Estado Social y Democrático de Derecho.</w:t>
      </w:r>
    </w:p>
    <w:p w:rsidR="00000000" w:rsidDel="00000000" w:rsidP="00000000" w:rsidRDefault="00000000" w:rsidRPr="00000000" w14:paraId="0000004A">
      <w:pPr>
        <w:widowControl w:val="0"/>
        <w:spacing w:after="240" w:before="240" w:line="360" w:lineRule="auto"/>
        <w:jc w:val="both"/>
        <w:rPr>
          <w:sz w:val="24"/>
          <w:szCs w:val="24"/>
        </w:rPr>
      </w:pPr>
      <w:r w:rsidDel="00000000" w:rsidR="00000000" w:rsidRPr="00000000">
        <w:rPr>
          <w:b w:val="1"/>
          <w:bCs w:val="1"/>
          <w:sz w:val="24"/>
          <w:szCs w:val="24"/>
          <w:rtl w:val="0"/>
        </w:rPr>
        <w:t xml:space="preserve">1.2. La incidencia de los sistemas algorítmicos en las garantías del Derecho Fundamental al Debido Proceso.  </w:t>
      </w:r>
      <w:r w:rsidDel="00000000" w:rsidR="00000000" w:rsidRPr="00000000">
        <w:rPr>
          <w:rtl w:val="0"/>
        </w:rPr>
      </w:r>
    </w:p>
    <w:p w:rsidR="00000000" w:rsidDel="00000000" w:rsidP="00000000" w:rsidRDefault="00000000" w:rsidRPr="00000000" w14:paraId="0000004B">
      <w:pPr>
        <w:widowControl w:val="0"/>
        <w:spacing w:after="240" w:before="240" w:line="360" w:lineRule="auto"/>
        <w:jc w:val="both"/>
        <w:rPr>
          <w:b w:val="1"/>
          <w:bCs w:val="1"/>
          <w:sz w:val="24"/>
          <w:szCs w:val="24"/>
        </w:rPr>
      </w:pPr>
      <w:r w:rsidDel="00000000" w:rsidR="00000000" w:rsidRPr="00000000">
        <w:rPr>
          <w:b w:val="1"/>
          <w:bCs w:val="1"/>
          <w:sz w:val="24"/>
          <w:szCs w:val="24"/>
          <w:rtl w:val="0"/>
        </w:rPr>
        <w:t xml:space="preserve">1.2.1. Riesgos constitucionales derivados del uso de sistemas de IA en la actividad judicial.  </w:t>
      </w:r>
    </w:p>
    <w:p w:rsidR="00000000" w:rsidDel="00000000" w:rsidP="00000000" w:rsidRDefault="00000000" w:rsidRPr="00000000" w14:paraId="0000004C">
      <w:pPr>
        <w:widowControl w:val="0"/>
        <w:spacing w:after="240" w:before="240" w:line="360" w:lineRule="auto"/>
        <w:jc w:val="both"/>
        <w:rPr>
          <w:sz w:val="24"/>
          <w:szCs w:val="24"/>
        </w:rPr>
      </w:pPr>
      <w:r w:rsidDel="00000000" w:rsidR="00000000" w:rsidRPr="00000000">
        <w:rPr>
          <w:sz w:val="24"/>
          <w:szCs w:val="24"/>
          <w:rtl w:val="0"/>
        </w:rPr>
        <w:t xml:space="preserve">La incorporación de sistemas de IA en la actividad jurisdiccional plantea riesgos constitucionales que trascienden su dimensión tecnológica e inciden directamente sobre las garantías que legitiman el ejercicio de la función judicial. Entre ellos, adquieren especial relevancia la opacidad algorítmica, los sesgos y la discriminación algorítmica, y el tratamiento automatizado de datos personales, por cuanto comprometen aspectos estructurales del debido proceso: </w:t>
      </w:r>
    </w:p>
    <w:p w:rsidR="00000000" w:rsidDel="00000000" w:rsidP="00000000" w:rsidRDefault="00000000" w:rsidRPr="00000000" w14:paraId="0000004D">
      <w:pPr>
        <w:widowControl w:val="0"/>
        <w:spacing w:after="240" w:before="240" w:line="360" w:lineRule="auto"/>
        <w:ind w:left="0" w:firstLine="0"/>
        <w:jc w:val="both"/>
        <w:rPr>
          <w:b w:val="1"/>
          <w:bCs w:val="1"/>
          <w:sz w:val="24"/>
          <w:szCs w:val="24"/>
        </w:rPr>
      </w:pPr>
      <w:r w:rsidDel="00000000" w:rsidR="00000000" w:rsidRPr="00000000">
        <w:rPr>
          <w:b w:val="1"/>
          <w:bCs w:val="1"/>
          <w:sz w:val="24"/>
          <w:szCs w:val="24"/>
          <w:rtl w:val="0"/>
        </w:rPr>
        <w:t xml:space="preserve">1.2.1.1. Opacidad algorítmica como desafío al debido proceso constitucional.  </w:t>
      </w:r>
    </w:p>
    <w:p w:rsidR="00000000" w:rsidDel="00000000" w:rsidP="00000000" w:rsidRDefault="00000000" w:rsidRPr="00000000" w14:paraId="0000004E">
      <w:pPr>
        <w:spacing w:after="240" w:before="240" w:line="360" w:lineRule="auto"/>
        <w:jc w:val="both"/>
        <w:rPr>
          <w:sz w:val="24"/>
          <w:szCs w:val="24"/>
        </w:rPr>
      </w:pPr>
      <w:r w:rsidDel="00000000" w:rsidR="00000000" w:rsidRPr="00000000">
        <w:rPr>
          <w:sz w:val="24"/>
          <w:szCs w:val="24"/>
          <w:rtl w:val="0"/>
        </w:rPr>
        <w:t xml:space="preserve">Según lo expuesto por Szlajen (2025), la opacidad algorítmica consiste en la imposibilidad de comprender los criterios, datos y procesos mediante los cuales un sistema de IA produce sus resultados, lo que dificulta su supervisión, control y atribución de responsabilidades. </w:t>
      </w:r>
      <w:r w:rsidDel="00000000" w:rsidR="00000000" w:rsidRPr="00000000">
        <w:rPr>
          <w:sz w:val="24"/>
          <w:szCs w:val="24"/>
          <w:rtl w:val="0"/>
        </w:rPr>
        <w:t xml:space="preserve">Esta</w:t>
      </w:r>
      <w:r w:rsidDel="00000000" w:rsidR="00000000" w:rsidRPr="00000000">
        <w:rPr>
          <w:b w:val="1"/>
          <w:bCs w:val="1"/>
          <w:sz w:val="24"/>
          <w:szCs w:val="24"/>
          <w:rtl w:val="0"/>
        </w:rPr>
        <w:t xml:space="preserve"> </w:t>
      </w:r>
      <w:r w:rsidDel="00000000" w:rsidR="00000000" w:rsidRPr="00000000">
        <w:rPr>
          <w:sz w:val="24"/>
          <w:szCs w:val="24"/>
          <w:rtl w:val="0"/>
        </w:rPr>
        <w:t xml:space="preserve">característica, inherente a determinados modelos de aprendizaje automático, adquiere especial relevancia en el ejercicio de la función jurisdiccional, puesto que, si bien el uso de algoritmos y macrodatos (Big Data) ofrece importantes beneficios para la administración de justicia, su implementación desregulada incrementa el riesgo de afectación de los derechos fundamentales (Gomez Laura, 2022). </w:t>
      </w:r>
    </w:p>
    <w:p w:rsidR="00000000" w:rsidDel="00000000" w:rsidP="00000000" w:rsidRDefault="00000000" w:rsidRPr="00000000" w14:paraId="0000004F">
      <w:pPr>
        <w:spacing w:after="240" w:before="240" w:line="360" w:lineRule="auto"/>
        <w:jc w:val="both"/>
        <w:rPr>
          <w:sz w:val="24"/>
          <w:szCs w:val="24"/>
        </w:rPr>
      </w:pPr>
      <w:r w:rsidDel="00000000" w:rsidR="00000000" w:rsidRPr="00000000">
        <w:rPr>
          <w:sz w:val="24"/>
          <w:szCs w:val="24"/>
          <w:rtl w:val="0"/>
        </w:rPr>
        <w:t xml:space="preserve">Por lo anterior se afirma que la opacidad algorítmica compromete garantías estructurales del debido proceso al impedir conocer y controlar la incidencia de los sistemas de IA en la decisión judicial. Como consecuencia, debilita la motivación de las providencias, la cual no representa una simple formalidad procesal sino el pilar que permite justificar el ejercicio del poder jurisdiccional; restringe el ejercicio efectivo de la contradicción y compromete la rendición de cuentas y la autonomía judicial, en la medida en que la decisión puede quedar condicionada por parámetros técnicos definidos por desarrolladores o entidades ajenas al ejercicio de la función jurisdiccional.</w:t>
      </w:r>
    </w:p>
    <w:p w:rsidR="00000000" w:rsidDel="00000000" w:rsidP="00000000" w:rsidRDefault="00000000" w:rsidRPr="00000000" w14:paraId="00000050">
      <w:pPr>
        <w:spacing w:after="240" w:before="240" w:line="360" w:lineRule="auto"/>
        <w:jc w:val="both"/>
        <w:rPr>
          <w:sz w:val="24"/>
          <w:szCs w:val="24"/>
        </w:rPr>
      </w:pPr>
      <w:r w:rsidDel="00000000" w:rsidR="00000000" w:rsidRPr="00000000">
        <w:rPr>
          <w:sz w:val="24"/>
          <w:szCs w:val="24"/>
          <w:rtl w:val="0"/>
        </w:rPr>
        <w:t xml:space="preserve">Frente</w:t>
      </w:r>
      <w:r w:rsidDel="00000000" w:rsidR="00000000" w:rsidRPr="00000000">
        <w:rPr>
          <w:sz w:val="24"/>
          <w:szCs w:val="24"/>
          <w:rtl w:val="0"/>
        </w:rPr>
        <w:t xml:space="preserve"> a esta problemática, la Corte Constitucional, en la Sentencia T-323 de 2024 precisó que el empleo de sistemas de IA en la función jurisdiccional debe ajustarse a los principios de transparencia, explicabilidad, supervisión humana, responsabilidad, seguridad, inclusión y no discriminación, de manera que las partes puedan conocer la incidencia de estas herramientas en la decisión, ejercer el derecho de contradicción y someter su uso a control. Tales requerimientos encuentran fundamento en el art. 29 de la Constitución Política y en el art. 8 de la Convención Americana sobre Derechos Humanos. </w:t>
      </w:r>
    </w:p>
    <w:p w:rsidR="00000000" w:rsidDel="00000000" w:rsidP="00000000" w:rsidRDefault="00000000" w:rsidRPr="00000000" w14:paraId="00000051">
      <w:pPr>
        <w:spacing w:after="240" w:before="240" w:line="360" w:lineRule="auto"/>
        <w:jc w:val="both"/>
        <w:rPr>
          <w:sz w:val="24"/>
          <w:szCs w:val="24"/>
        </w:rPr>
      </w:pPr>
      <w:r w:rsidDel="00000000" w:rsidR="00000000" w:rsidRPr="00000000">
        <w:rPr>
          <w:sz w:val="24"/>
          <w:szCs w:val="24"/>
          <w:rtl w:val="0"/>
        </w:rPr>
        <w:t xml:space="preserve">Por otra parte, esta preocupación ha sido igualmente reconocida en el derecho comparado. En el caso BOSCO (Fundación Civio c. Estado Español, Tribunal Supremo, 2025), el Tribunal Supremo de España sostuvo que las decisiones asistidas por sistemas de IA solo son compatibles con el Estado de Derecho cuando los algoritmos utilizados son transparentes, auditables y susceptibles de control judicial efectivo, incluso mediante el acceso al código fuente cuando ello resulte necesario para la protección de derechos fundamentales. En la misma línea, </w:t>
      </w:r>
      <w:r w:rsidDel="00000000" w:rsidR="00000000" w:rsidRPr="00000000">
        <w:rPr>
          <w:sz w:val="24"/>
          <w:szCs w:val="24"/>
          <w:rtl w:val="0"/>
        </w:rPr>
        <w:t xml:space="preserve">Sánchez Marco (2024)</w:t>
      </w:r>
      <w:r w:rsidDel="00000000" w:rsidR="00000000" w:rsidRPr="00000000">
        <w:rPr>
          <w:sz w:val="24"/>
          <w:szCs w:val="24"/>
          <w:rtl w:val="0"/>
        </w:rPr>
        <w:t xml:space="preserve"> propone la consolidación de un “derecho a una buena administración algorítmica”, entendido como el conjunto de garantías que exige diseñar, implementar y supervisar sistemas algorítmicos compatibles con los principios de transparencia, trazabilidad, responsabilidad y debido proceso.</w:t>
      </w:r>
      <w:r w:rsidDel="00000000" w:rsidR="00000000" w:rsidRPr="00000000">
        <w:rPr>
          <w:rtl w:val="0"/>
        </w:rPr>
      </w:r>
    </w:p>
    <w:p w:rsidR="00000000" w:rsidDel="00000000" w:rsidP="00000000" w:rsidRDefault="00000000" w:rsidRPr="00000000" w14:paraId="00000052">
      <w:pPr>
        <w:spacing w:after="240" w:before="240" w:line="360" w:lineRule="auto"/>
        <w:jc w:val="both"/>
        <w:rPr>
          <w:b w:val="1"/>
          <w:bCs w:val="1"/>
          <w:sz w:val="24"/>
          <w:szCs w:val="24"/>
        </w:rPr>
      </w:pPr>
      <w:r w:rsidDel="00000000" w:rsidR="00000000" w:rsidRPr="00000000">
        <w:rPr>
          <w:b w:val="1"/>
          <w:bCs w:val="1"/>
          <w:sz w:val="24"/>
          <w:szCs w:val="24"/>
          <w:rtl w:val="0"/>
        </w:rPr>
        <w:t xml:space="preserve">1.2.1.2. Los sesgos y la discriminación algorítmica en la IA.</w:t>
      </w:r>
    </w:p>
    <w:p w:rsidR="00000000" w:rsidDel="00000000" w:rsidP="00000000" w:rsidRDefault="00000000" w:rsidRPr="00000000" w14:paraId="00000053">
      <w:pPr>
        <w:spacing w:after="240" w:before="240" w:line="360" w:lineRule="auto"/>
        <w:jc w:val="both"/>
        <w:rPr>
          <w:sz w:val="24"/>
          <w:szCs w:val="24"/>
        </w:rPr>
      </w:pPr>
      <w:r w:rsidDel="00000000" w:rsidR="00000000" w:rsidRPr="00000000">
        <w:rPr>
          <w:sz w:val="24"/>
          <w:szCs w:val="24"/>
          <w:rtl w:val="0"/>
        </w:rPr>
        <w:t xml:space="preserve">Los sesgos algorítmicos se entienden como errores sistemáticos, distorsiones o patrones de tratamiento diferenciado producidos durante el diseño, entrenamiento o funcionamiento de sistemas automatizados de toma de decisiones (Lattimore et al., 2020). A diferencia de la opacidad algorítmica, que compromete la transparencia y el control de las decisiones, los sesgos inciden directamente en los principios de igualdad y no discriminación. Su origen puede encontrarse en los datos utilizados para el entrenamiento, cuando estos son incompletos, desactualizados, insuficientemente representativos o reproducen patrones históricos de exclusión, así como en las decisiones adoptadas por desarrolladores y programadores durante el diseño del sistema. Por consiguiente, un modelo entrenado con información que refleja desigualdades estructurales tiende a reproducirlas bajo una apariencia de objetividad técnica, permitiendo que variables como el género, la condición socioeconómica, el lugar de residencia o el nivel educativo </w:t>
      </w:r>
      <w:r w:rsidDel="00000000" w:rsidR="00000000" w:rsidRPr="00000000">
        <w:rPr>
          <w:sz w:val="24"/>
          <w:szCs w:val="24"/>
          <w:rtl w:val="0"/>
        </w:rPr>
        <w:t xml:space="preserve">incidan</w:t>
      </w:r>
      <w:r w:rsidDel="00000000" w:rsidR="00000000" w:rsidRPr="00000000">
        <w:rPr>
          <w:sz w:val="24"/>
          <w:szCs w:val="24"/>
          <w:rtl w:val="0"/>
        </w:rPr>
        <w:t xml:space="preserve"> de manera discriminatoria en los resultados generados. </w:t>
      </w:r>
    </w:p>
    <w:p w:rsidR="00000000" w:rsidDel="00000000" w:rsidP="00000000" w:rsidRDefault="00000000" w:rsidRPr="00000000" w14:paraId="00000054">
      <w:pPr>
        <w:spacing w:after="240" w:before="240" w:line="360" w:lineRule="auto"/>
        <w:jc w:val="both"/>
        <w:rPr>
          <w:sz w:val="24"/>
          <w:szCs w:val="24"/>
        </w:rPr>
      </w:pPr>
      <w:r w:rsidDel="00000000" w:rsidR="00000000" w:rsidRPr="00000000">
        <w:rPr>
          <w:sz w:val="24"/>
          <w:szCs w:val="24"/>
          <w:rtl w:val="0"/>
        </w:rPr>
        <w:t xml:space="preserve">En este sentido, diversas investigaciones han demostrado que variables como el domicilio, el nivel de ingresos, el género, la situación familiar o el estado de salud pueden influir significativamente en los resultados producidos por sistemas automatizados. La Comisión Europea para la Eficiencia de la Justicia (CEPEJ, 2020) y la Agencia de los Derechos Fundamentales de la Unión Europea (FRA, 2020) han advertido que estos sistemas pueden generar tasas de error diferenciadas y producir efectos discriminatorios, incluso cuando excluyen formalmente categorías especialmente protegidas como la raza, la orientación sexual o la religión. Lo cual obedece a que los algoritmos pueden identificar variables sustitutas o proxies indirectamente correlacionadas, como el código postal, el nivel de ingresos o determinados patrones de comportamiento, reproduciendo formas de discriminación menos visibles y más complejas de rastrear.  </w:t>
      </w:r>
    </w:p>
    <w:p w:rsidR="00000000" w:rsidDel="00000000" w:rsidP="00000000" w:rsidRDefault="00000000" w:rsidRPr="00000000" w14:paraId="00000055">
      <w:pPr>
        <w:spacing w:after="240" w:before="240" w:line="360" w:lineRule="auto"/>
        <w:jc w:val="both"/>
        <w:rPr>
          <w:sz w:val="24"/>
          <w:szCs w:val="24"/>
        </w:rPr>
      </w:pPr>
      <w:r w:rsidDel="00000000" w:rsidR="00000000" w:rsidRPr="00000000">
        <w:rPr>
          <w:sz w:val="24"/>
          <w:szCs w:val="24"/>
          <w:rtl w:val="0"/>
        </w:rPr>
        <w:t xml:space="preserve">Desde una perspectiva constitucional, estas dinámicas comprometen el principio de igualdad (art. 13 de la Constitución Política) y las garantías de imparcialidad y objetividad que integran el debido proceso, al reproducir desigualdades estructurales bajo una apariencia de neutralidad técnica e incorporar en la decisión variables sesgadas. En este sentido, la Corte Constitucional, en la Sentencia T-323 de 2024, advirtió que los sistemas de IA, pueden afectar la imparcialidad judicial, por lo que toda decisión asistida por estas herramientas debe ser trazable, explicable y susceptible de control. En consecuencia, su incorporación en la administración de justicia requiere mecanismos efectivos de supervisión que permitan garantizar la igualdad, la transparencia, el debido proceso y el acceso efectivo a la justicia. </w:t>
      </w:r>
    </w:p>
    <w:p w:rsidR="00000000" w:rsidDel="00000000" w:rsidP="00000000" w:rsidRDefault="00000000" w:rsidRPr="00000000" w14:paraId="00000056">
      <w:pPr>
        <w:spacing w:after="240" w:before="240" w:line="360" w:lineRule="auto"/>
        <w:jc w:val="both"/>
        <w:rPr>
          <w:sz w:val="24"/>
          <w:szCs w:val="24"/>
        </w:rPr>
      </w:pPr>
      <w:r w:rsidDel="00000000" w:rsidR="00000000" w:rsidRPr="00000000">
        <w:rPr>
          <w:b w:val="1"/>
          <w:bCs w:val="1"/>
          <w:sz w:val="24"/>
          <w:szCs w:val="24"/>
          <w:rtl w:val="0"/>
        </w:rPr>
        <w:t xml:space="preserve">1.2.1.3. Habeas Data y tratamiento automatizado de datos personales en la administración de justicia. </w:t>
      </w:r>
      <w:r w:rsidDel="00000000" w:rsidR="00000000" w:rsidRPr="00000000">
        <w:rPr>
          <w:rtl w:val="0"/>
        </w:rPr>
      </w:r>
    </w:p>
    <w:p w:rsidR="00000000" w:rsidDel="00000000" w:rsidP="00000000" w:rsidRDefault="00000000" w:rsidRPr="00000000" w14:paraId="00000057">
      <w:pPr>
        <w:spacing w:after="240" w:line="360" w:lineRule="auto"/>
        <w:jc w:val="both"/>
        <w:rPr>
          <w:sz w:val="24"/>
          <w:szCs w:val="24"/>
        </w:rPr>
      </w:pPr>
      <w:r w:rsidDel="00000000" w:rsidR="00000000" w:rsidRPr="00000000">
        <w:rPr>
          <w:sz w:val="24"/>
          <w:szCs w:val="24"/>
          <w:rtl w:val="0"/>
        </w:rPr>
        <w:t xml:space="preserve">En el ordenamiento jurídico colombiano, el derecho fundamental al habeas data encuentra reconocimiento en el art. 15 de la Constitución Política y desarrollo en las Leyes Estatutarias 1266 de 2008 y 1581 de 2012, que garantizan a toda persona la facultad de conocer, actualizar, rectificar y controlar el tratamiento de sus datos personales, entendidos como toda información asociada o asociable a una persona natural o jurídica. No obstante, la incorporación de sistemas de IA en la administración de justicia desborda los presupuestos tradicionales sobre los cuales fue concebida esta garantía, debido a la magnitud, complejidad y formas de tratamiento automatizado de la información que caracterizan estos sistemas.</w:t>
      </w:r>
    </w:p>
    <w:p w:rsidR="00000000" w:rsidDel="00000000" w:rsidP="00000000" w:rsidRDefault="00000000" w:rsidRPr="00000000" w14:paraId="00000058">
      <w:pPr>
        <w:spacing w:after="240" w:line="360" w:lineRule="auto"/>
        <w:jc w:val="both"/>
        <w:rPr>
          <w:sz w:val="24"/>
          <w:szCs w:val="24"/>
        </w:rPr>
      </w:pPr>
      <w:r w:rsidDel="00000000" w:rsidR="00000000" w:rsidRPr="00000000">
        <w:rPr>
          <w:sz w:val="24"/>
          <w:szCs w:val="24"/>
          <w:rtl w:val="0"/>
        </w:rPr>
        <w:t xml:space="preserve">En este escenario, la eventual afectación del </w:t>
      </w:r>
      <w:r w:rsidDel="00000000" w:rsidR="00000000" w:rsidRPr="00000000">
        <w:rPr>
          <w:i w:val="1"/>
          <w:iCs w:val="1"/>
          <w:sz w:val="24"/>
          <w:szCs w:val="24"/>
          <w:rtl w:val="0"/>
        </w:rPr>
        <w:t xml:space="preserve">habeas data</w:t>
      </w:r>
      <w:r w:rsidDel="00000000" w:rsidR="00000000" w:rsidRPr="00000000">
        <w:rPr>
          <w:sz w:val="24"/>
          <w:szCs w:val="24"/>
          <w:rtl w:val="0"/>
        </w:rPr>
        <w:t xml:space="preserve"> ya no deriva únicamente del tratamiento ilícito o inexacto de los datos, sino también de las inferencias, clasificaciones y predicciones que los sistemas de IA generan a partir de grandes volúmenes de información. Como señalan</w:t>
      </w:r>
      <w:r w:rsidDel="00000000" w:rsidR="00000000" w:rsidRPr="00000000">
        <w:rPr>
          <w:sz w:val="24"/>
          <w:szCs w:val="24"/>
          <w:rtl w:val="0"/>
        </w:rPr>
        <w:t xml:space="preserve"> Eguíluz Castañeira (2020) y Gómez Laura (2022)</w:t>
      </w:r>
      <w:r w:rsidDel="00000000" w:rsidR="00000000" w:rsidRPr="00000000">
        <w:rPr>
          <w:sz w:val="24"/>
          <w:szCs w:val="24"/>
          <w:rtl w:val="0"/>
        </w:rPr>
        <w:t xml:space="preserve">, esta estrecha relación entre la IA y los datos personales puede comprometer derechos fundamentales como la igualdad, la dignidad humana, la transparencia y el acceso efectivo a la justicia. En la misma línea, la Agencia de los Derechos Fundamentales de la Unión Europea (FRA) advierte que el uso de bases de datos sin adecuados mecanismos de depuración y control incrementa el riesgo de errores respecto de grupos históricamente vulnerables, circunstancia especialmente relevante en Colombia, donde la acción de tutela constituye el principal mecanismo de protección de los derechos fundamentales y cuya utilización de sistemas de IA sin controles suficientes podría traducirse en barreras indirectas para el acceso efectivo a la justicia. </w:t>
      </w:r>
    </w:p>
    <w:p w:rsidR="00000000" w:rsidDel="00000000" w:rsidP="00000000" w:rsidRDefault="00000000" w:rsidRPr="00000000" w14:paraId="00000059">
      <w:pPr>
        <w:spacing w:after="240" w:line="360" w:lineRule="auto"/>
        <w:jc w:val="both"/>
        <w:rPr>
          <w:sz w:val="24"/>
          <w:szCs w:val="24"/>
        </w:rPr>
      </w:pPr>
      <w:r w:rsidDel="00000000" w:rsidR="00000000" w:rsidRPr="00000000">
        <w:rPr>
          <w:sz w:val="24"/>
          <w:szCs w:val="24"/>
          <w:rtl w:val="0"/>
        </w:rPr>
        <w:t xml:space="preserve">A lo anterior se suma el riesgo de reidentificación de información previamente anonimizada, puesto que la capacidad de los sistemas de IA para correlacionar datos provenientes de múltiples fuentes permite reconstruir identidades incluso cuando se han eliminado los identificadores directos. Esta problemática resulta especialmente sensible en el ámbito judicial, debido a la naturaleza reservada de la información contenida en los expedientes. En consecuencia, la protección efectiva del </w:t>
      </w:r>
      <w:r w:rsidDel="00000000" w:rsidR="00000000" w:rsidRPr="00000000">
        <w:rPr>
          <w:i w:val="1"/>
          <w:iCs w:val="1"/>
          <w:sz w:val="24"/>
          <w:szCs w:val="24"/>
          <w:rtl w:val="0"/>
        </w:rPr>
        <w:t xml:space="preserve">habeas data</w:t>
      </w:r>
      <w:r w:rsidDel="00000000" w:rsidR="00000000" w:rsidRPr="00000000">
        <w:rPr>
          <w:sz w:val="24"/>
          <w:szCs w:val="24"/>
          <w:rtl w:val="0"/>
        </w:rPr>
        <w:t xml:space="preserve"> requiere</w:t>
      </w:r>
      <w:r w:rsidDel="00000000" w:rsidR="00000000" w:rsidRPr="00000000">
        <w:rPr>
          <w:sz w:val="24"/>
          <w:szCs w:val="24"/>
          <w:rtl w:val="0"/>
        </w:rPr>
        <w:t xml:space="preserve"> complementar las técnicas de anonimización con mecanismos de auditoría, evaluación de impacto, gobernanza de datos y supervisión humana.  </w:t>
      </w:r>
    </w:p>
    <w:p w:rsidR="00000000" w:rsidDel="00000000" w:rsidP="00000000" w:rsidRDefault="00000000" w:rsidRPr="00000000" w14:paraId="0000005A">
      <w:pPr>
        <w:spacing w:after="240" w:line="360" w:lineRule="auto"/>
        <w:jc w:val="both"/>
        <w:rPr>
          <w:sz w:val="24"/>
          <w:szCs w:val="24"/>
        </w:rPr>
      </w:pPr>
      <w:r w:rsidDel="00000000" w:rsidR="00000000" w:rsidRPr="00000000">
        <w:rPr>
          <w:sz w:val="24"/>
          <w:szCs w:val="24"/>
          <w:rtl w:val="0"/>
        </w:rPr>
        <w:t xml:space="preserve">En el derecho comparado, la jurisprudencia ha reconocido que el uso de sistemas algorítmicos puede vulnerar la protección de datos personales y las garantías procesales cuando impide conocer o controvertir el tratamiento automatizado de la información. Así lo evidencian el caso SyRI (Tribunal de Distrito de La Haya, 2020), que declaró que la falta de transparencia de un sistema estatal de detección de fraude </w:t>
      </w:r>
      <w:r w:rsidDel="00000000" w:rsidR="00000000" w:rsidRPr="00000000">
        <w:rPr>
          <w:sz w:val="24"/>
          <w:szCs w:val="24"/>
          <w:rtl w:val="0"/>
        </w:rPr>
        <w:t xml:space="preserve">vulneraba</w:t>
      </w:r>
      <w:r w:rsidDel="00000000" w:rsidR="00000000" w:rsidRPr="00000000">
        <w:rPr>
          <w:sz w:val="24"/>
          <w:szCs w:val="24"/>
          <w:rtl w:val="0"/>
        </w:rPr>
        <w:t xml:space="preserve"> el derecho a la vida privada, y el caso </w:t>
      </w:r>
      <w:r w:rsidDel="00000000" w:rsidR="00000000" w:rsidRPr="00000000">
        <w:rPr>
          <w:i w:val="1"/>
          <w:iCs w:val="1"/>
          <w:sz w:val="24"/>
          <w:szCs w:val="24"/>
          <w:rtl w:val="0"/>
        </w:rPr>
        <w:t xml:space="preserve">SCHUFA Scoring</w:t>
      </w:r>
      <w:r w:rsidDel="00000000" w:rsidR="00000000" w:rsidRPr="00000000">
        <w:rPr>
          <w:sz w:val="24"/>
          <w:szCs w:val="24"/>
          <w:rtl w:val="0"/>
        </w:rPr>
        <w:t xml:space="preserve"> (Tribunal de Justicia de la Unión Europea, 2023), que </w:t>
      </w:r>
      <w:r w:rsidDel="00000000" w:rsidR="00000000" w:rsidRPr="00000000">
        <w:rPr>
          <w:sz w:val="24"/>
          <w:szCs w:val="24"/>
          <w:rtl w:val="0"/>
        </w:rPr>
        <w:t xml:space="preserve">estableció</w:t>
      </w:r>
      <w:r w:rsidDel="00000000" w:rsidR="00000000" w:rsidRPr="00000000">
        <w:rPr>
          <w:sz w:val="24"/>
          <w:szCs w:val="24"/>
          <w:rtl w:val="0"/>
        </w:rPr>
        <w:t xml:space="preserve"> que las decisiones automatizadas con incidencia determinante sobre los derechos de las personas deben satisfacer exigencias de transparencia, explicabilidad y protección de datos, a fin de garantizar el control y la detección de eventuales errores. </w:t>
      </w:r>
    </w:p>
    <w:p w:rsidR="00000000" w:rsidDel="00000000" w:rsidP="00000000" w:rsidRDefault="00000000" w:rsidRPr="00000000" w14:paraId="0000005B">
      <w:pPr>
        <w:spacing w:after="240" w:before="240" w:line="360" w:lineRule="auto"/>
        <w:jc w:val="both"/>
        <w:rPr>
          <w:sz w:val="24"/>
          <w:szCs w:val="24"/>
        </w:rPr>
      </w:pPr>
      <w:r w:rsidDel="00000000" w:rsidR="00000000" w:rsidRPr="00000000">
        <w:rPr>
          <w:sz w:val="24"/>
          <w:szCs w:val="24"/>
          <w:rtl w:val="0"/>
        </w:rPr>
        <w:t xml:space="preserve">Estos precedentes han impulsado la adopción de estándares, como el Reglamento de IA de la Unión Europea y la Declaración de Delhi de 2026, que exigen evaluaciones de impacto, trazabilidad y supervisión humana para los sistemas de IA de alto riesgo. No obstante, su incorporación al contexto colombiano debe atender las particularidades de la jurisdicción constitucional, especialmente el papel de la acción de tutela y las brechas sociales y digitales existentes. Por tanto, la legitimidad del tratamiento automatizado de datos en la administración de justicia depende de que su utilización se desarrolle bajo condiciones verificables de transparencia, trazabilidad y control institucional que permitan a los titulares conocer, comprender y controvertir el uso de su información.</w:t>
      </w:r>
      <w:r w:rsidDel="00000000" w:rsidR="00000000" w:rsidRPr="00000000">
        <w:rPr>
          <w:rtl w:val="0"/>
        </w:rPr>
      </w:r>
    </w:p>
    <w:p w:rsidR="00000000" w:rsidDel="00000000" w:rsidP="00000000" w:rsidRDefault="00000000" w:rsidRPr="00000000" w14:paraId="0000005C">
      <w:pPr>
        <w:widowControl w:val="0"/>
        <w:spacing w:after="240" w:before="240" w:line="360" w:lineRule="auto"/>
        <w:jc w:val="both"/>
        <w:rPr>
          <w:b w:val="1"/>
          <w:bCs w:val="1"/>
          <w:sz w:val="24"/>
          <w:szCs w:val="24"/>
        </w:rPr>
      </w:pPr>
      <w:r w:rsidDel="00000000" w:rsidR="00000000" w:rsidRPr="00000000">
        <w:rPr>
          <w:b w:val="1"/>
          <w:bCs w:val="1"/>
          <w:sz w:val="24"/>
          <w:szCs w:val="24"/>
          <w:rtl w:val="0"/>
        </w:rPr>
        <w:t xml:space="preserve">1.3. Del debido proceso constitucional al debido proceso algorítmico: Una dimensión especializada del art. 29 de la C.P. </w:t>
      </w:r>
    </w:p>
    <w:p w:rsidR="00000000" w:rsidDel="00000000" w:rsidP="00000000" w:rsidRDefault="00000000" w:rsidRPr="00000000" w14:paraId="0000005D">
      <w:pPr>
        <w:widowControl w:val="0"/>
        <w:spacing w:after="240" w:before="240" w:line="360" w:lineRule="auto"/>
        <w:jc w:val="both"/>
        <w:rPr>
          <w:sz w:val="24"/>
          <w:szCs w:val="24"/>
        </w:rPr>
      </w:pPr>
      <w:r w:rsidDel="00000000" w:rsidR="00000000" w:rsidRPr="00000000">
        <w:rPr>
          <w:sz w:val="24"/>
          <w:szCs w:val="24"/>
          <w:rtl w:val="0"/>
        </w:rPr>
        <w:t xml:space="preserve">La incorporación de sistemas de IA en la administración de justicia no supone el reconocimiento de un nuevo derecho fundamental, sino la necesidad de reinterpretar el alcance del derecho al debido proceso frente a escenarios tecnológicos no previstos por el constituyente de 1991. En este contexto, el debido proceso algorítmico constituye una dimensión especializada del </w:t>
      </w:r>
      <w:r w:rsidDel="00000000" w:rsidR="00000000" w:rsidRPr="00000000">
        <w:rPr>
          <w:sz w:val="24"/>
          <w:szCs w:val="24"/>
          <w:rtl w:val="0"/>
        </w:rPr>
        <w:t xml:space="preserve">art</w:t>
      </w:r>
      <w:r w:rsidDel="00000000" w:rsidR="00000000" w:rsidRPr="00000000">
        <w:rPr>
          <w:sz w:val="24"/>
          <w:szCs w:val="24"/>
          <w:rtl w:val="0"/>
        </w:rPr>
        <w:t xml:space="preserve">. 29 de la C.P., cuyo reconocimiento se fundamenta en una interpretación evolutiva de la Constitución, acorde con su carácter abierto y dinámico. Así, el contenido del debido proceso se proyecta sobre las nuevas formas de ejercicio de la función jurisdiccional para preservar la contradicción, la defensa, la motivación, la imparcialidad y el acceso efectivo a la justicia cuando intervienen sistemas de IA.</w:t>
      </w:r>
    </w:p>
    <w:p w:rsidR="00000000" w:rsidDel="00000000" w:rsidP="00000000" w:rsidRDefault="00000000" w:rsidRPr="00000000" w14:paraId="0000005E">
      <w:pPr>
        <w:widowControl w:val="0"/>
        <w:spacing w:after="240" w:before="240" w:line="360" w:lineRule="auto"/>
        <w:jc w:val="both"/>
        <w:rPr>
          <w:sz w:val="24"/>
          <w:szCs w:val="24"/>
        </w:rPr>
      </w:pPr>
      <w:r w:rsidDel="00000000" w:rsidR="00000000" w:rsidRPr="00000000">
        <w:rPr>
          <w:sz w:val="24"/>
          <w:szCs w:val="24"/>
          <w:rtl w:val="0"/>
        </w:rPr>
        <w:t xml:space="preserve">El uso de estas tecnologías modifica las condiciones bajo las cuales las partes conocen, comprenden y </w:t>
      </w:r>
      <w:r w:rsidDel="00000000" w:rsidR="00000000" w:rsidRPr="00000000">
        <w:rPr>
          <w:sz w:val="24"/>
          <w:szCs w:val="24"/>
          <w:rtl w:val="0"/>
        </w:rPr>
        <w:t xml:space="preserve">controvierten</w:t>
      </w:r>
      <w:r w:rsidDel="00000000" w:rsidR="00000000" w:rsidRPr="00000000">
        <w:rPr>
          <w:sz w:val="24"/>
          <w:szCs w:val="24"/>
          <w:rtl w:val="0"/>
        </w:rPr>
        <w:t xml:space="preserve"> los fundamentos de las decisiones judiciales. Mientras el debido proceso tradicional fue concebido para actuaciones desarrolladas exclusivamente por operadores humanos, los sistemas algorítmicos introducen riesgos derivados de la opacidad, la complejidad técnica, el tratamiento masivo de datos y la eventual incorporación de sesgos automatizados, que exigen adaptar las garantías procesales a este nuevo contexto.</w:t>
      </w:r>
    </w:p>
    <w:p w:rsidR="00000000" w:rsidDel="00000000" w:rsidP="00000000" w:rsidRDefault="00000000" w:rsidRPr="00000000" w14:paraId="0000005F">
      <w:pPr>
        <w:widowControl w:val="0"/>
        <w:spacing w:after="240" w:before="240" w:line="360" w:lineRule="auto"/>
        <w:jc w:val="both"/>
        <w:rPr>
          <w:sz w:val="24"/>
          <w:szCs w:val="24"/>
        </w:rPr>
      </w:pPr>
      <w:r w:rsidDel="00000000" w:rsidR="00000000" w:rsidRPr="00000000">
        <w:rPr>
          <w:sz w:val="24"/>
          <w:szCs w:val="24"/>
          <w:rtl w:val="0"/>
        </w:rPr>
        <w:t xml:space="preserve">Desde esta perspectiva, el debido proceso algorítmico puede definirse como el conjunto de garantías constitucionales que regulan el uso de sistemas de IA en la actividad jurisdiccional, con el propósito de asegurar la transparencia del proceso decisorio, la posibilidad de control y contradicción por las partes y el mantenimiento de una intervención humana significativa. Su contenido mínimo comprende cuatro garantías: (i) transparencia, que exige informar a las partes sobre la utilización de sistemas de IA y el alcance de su intervención; (ii) explicabilidad, que impone que su incidencia en la decisión pueda ser comprendida y verificada; (iii) contradicción, que garantiza la posibilidad de cuestionar procesalmente el uso y los resultados del sistema; y (iv) intervención humana significativa, que preserva la responsabilidad constitucional indelegable del juez sobre la conducción del proceso y la decisión judicial. </w:t>
      </w:r>
    </w:p>
    <w:p w:rsidR="00000000" w:rsidDel="00000000" w:rsidP="00000000" w:rsidRDefault="00000000" w:rsidRPr="00000000" w14:paraId="00000060">
      <w:pPr>
        <w:widowControl w:val="0"/>
        <w:spacing w:after="240" w:before="240" w:line="360" w:lineRule="auto"/>
        <w:jc w:val="both"/>
        <w:rPr>
          <w:sz w:val="24"/>
          <w:szCs w:val="24"/>
        </w:rPr>
      </w:pPr>
      <w:r w:rsidDel="00000000" w:rsidR="00000000" w:rsidRPr="00000000">
        <w:rPr>
          <w:sz w:val="24"/>
          <w:szCs w:val="24"/>
          <w:rtl w:val="0"/>
        </w:rPr>
        <w:t xml:space="preserve">La aplicabilidad de los estándares en el contexto colombiano debe responder a nuestra propia estructura judicial, caracterizado por el elevado volumen de acciones de tutela y su trámite; esta realidad incide directamente en las profundas brechas tecnológicas existentes en nuestro territorio.</w:t>
      </w:r>
    </w:p>
    <w:p w:rsidR="00000000" w:rsidDel="00000000" w:rsidP="00000000" w:rsidRDefault="00000000" w:rsidRPr="00000000" w14:paraId="00000061">
      <w:pPr>
        <w:widowControl w:val="0"/>
        <w:numPr>
          <w:ilvl w:val="0"/>
          <w:numId w:val="5"/>
        </w:numPr>
        <w:spacing w:line="360" w:lineRule="auto"/>
        <w:ind w:left="720" w:hanging="360"/>
        <w:jc w:val="center"/>
        <w:rPr>
          <w:b w:val="1"/>
          <w:bCs w:val="1"/>
          <w:sz w:val="24"/>
          <w:szCs w:val="24"/>
          <w:u w:val="none"/>
        </w:rPr>
      </w:pPr>
      <w:r w:rsidDel="00000000" w:rsidR="00000000" w:rsidRPr="00000000">
        <w:rPr>
          <w:b w:val="1"/>
          <w:bCs w:val="1"/>
          <w:sz w:val="24"/>
          <w:szCs w:val="24"/>
          <w:rtl w:val="0"/>
        </w:rPr>
        <w:t xml:space="preserve">EVALUACIÓN CRÍTICA DE LOS LINEAMIENTOS ACTUALES PARA EL USO DE INTELIGENCIA ARTIFICIAL EN LA RAMA JUDICIAL. </w:t>
      </w:r>
    </w:p>
    <w:p w:rsidR="00000000" w:rsidDel="00000000" w:rsidP="00000000" w:rsidRDefault="00000000" w:rsidRPr="00000000" w14:paraId="00000062">
      <w:pPr>
        <w:widowControl w:val="0"/>
        <w:spacing w:line="360" w:lineRule="auto"/>
        <w:ind w:left="0" w:firstLine="0"/>
        <w:rPr>
          <w:sz w:val="24"/>
          <w:szCs w:val="24"/>
        </w:rPr>
      </w:pPr>
      <w:r w:rsidDel="00000000" w:rsidR="00000000" w:rsidRPr="00000000">
        <w:rPr>
          <w:rtl w:val="0"/>
        </w:rPr>
      </w:r>
    </w:p>
    <w:p w:rsidR="00000000" w:rsidDel="00000000" w:rsidP="00000000" w:rsidRDefault="00000000" w:rsidRPr="00000000" w14:paraId="00000063">
      <w:pPr>
        <w:widowControl w:val="0"/>
        <w:spacing w:line="360" w:lineRule="auto"/>
        <w:ind w:left="0" w:firstLine="0"/>
        <w:jc w:val="both"/>
        <w:rPr>
          <w:sz w:val="24"/>
          <w:szCs w:val="24"/>
        </w:rPr>
      </w:pPr>
      <w:r w:rsidDel="00000000" w:rsidR="00000000" w:rsidRPr="00000000">
        <w:rPr>
          <w:sz w:val="24"/>
          <w:szCs w:val="24"/>
          <w:rtl w:val="0"/>
        </w:rPr>
        <w:t xml:space="preserve">La incorporación de sistemas de IA en la administración de justicia colombiana ha generado la necesidad de establecer parámetros que permitan armonizar el desarrollo tecnológico con las garantías constitucionales propias del proceso judicial. En este escenario, los lineamientos actuales han buscado orientar el uso responsable de estas herramientas, reconociendo que la IA puede contribuir a mejorar la eficiencia judicial, pero sin desplazar la función decisoria del juez ni sustituir el razonamiento jurídico humano. </w:t>
      </w:r>
    </w:p>
    <w:p w:rsidR="00000000" w:rsidDel="00000000" w:rsidP="00000000" w:rsidRDefault="00000000" w:rsidRPr="00000000" w14:paraId="00000064">
      <w:pPr>
        <w:widowControl w:val="0"/>
        <w:spacing w:line="360" w:lineRule="auto"/>
        <w:ind w:left="0" w:firstLine="0"/>
        <w:rPr>
          <w:sz w:val="24"/>
          <w:szCs w:val="24"/>
        </w:rPr>
      </w:pPr>
      <w:r w:rsidDel="00000000" w:rsidR="00000000" w:rsidRPr="00000000">
        <w:rPr>
          <w:rtl w:val="0"/>
        </w:rPr>
      </w:r>
    </w:p>
    <w:p w:rsidR="00000000" w:rsidDel="00000000" w:rsidP="00000000" w:rsidRDefault="00000000" w:rsidRPr="00000000" w14:paraId="00000065">
      <w:pPr>
        <w:widowControl w:val="0"/>
        <w:spacing w:line="360" w:lineRule="auto"/>
        <w:ind w:left="0" w:firstLine="0"/>
        <w:rPr>
          <w:sz w:val="24"/>
          <w:szCs w:val="24"/>
        </w:rPr>
      </w:pPr>
      <w:r w:rsidDel="00000000" w:rsidR="00000000" w:rsidRPr="00000000">
        <w:rPr>
          <w:b w:val="1"/>
          <w:bCs w:val="1"/>
          <w:sz w:val="24"/>
          <w:szCs w:val="24"/>
          <w:rtl w:val="0"/>
        </w:rPr>
        <w:t xml:space="preserve">2.1. Alcance y contenido de los instrumentos vigentes.</w:t>
      </w:r>
      <w:r w:rsidDel="00000000" w:rsidR="00000000" w:rsidRPr="00000000">
        <w:rPr>
          <w:sz w:val="24"/>
          <w:szCs w:val="24"/>
          <w:rtl w:val="0"/>
        </w:rPr>
        <w:t xml:space="preserve"> </w:t>
      </w:r>
    </w:p>
    <w:p w:rsidR="00000000" w:rsidDel="00000000" w:rsidP="00000000" w:rsidRDefault="00000000" w:rsidRPr="00000000" w14:paraId="00000066">
      <w:pPr>
        <w:widowControl w:val="0"/>
        <w:spacing w:line="360" w:lineRule="auto"/>
        <w:ind w:left="0" w:firstLine="0"/>
        <w:rPr>
          <w:sz w:val="24"/>
          <w:szCs w:val="24"/>
        </w:rPr>
      </w:pPr>
      <w:r w:rsidDel="00000000" w:rsidR="00000000" w:rsidRPr="00000000">
        <w:rPr>
          <w:rtl w:val="0"/>
        </w:rPr>
      </w:r>
    </w:p>
    <w:p w:rsidR="00000000" w:rsidDel="00000000" w:rsidP="00000000" w:rsidRDefault="00000000" w:rsidRPr="00000000" w14:paraId="00000067">
      <w:pPr>
        <w:widowControl w:val="0"/>
        <w:spacing w:line="360" w:lineRule="auto"/>
        <w:ind w:left="0" w:firstLine="0"/>
        <w:jc w:val="both"/>
        <w:rPr>
          <w:sz w:val="24"/>
          <w:szCs w:val="24"/>
        </w:rPr>
      </w:pPr>
      <w:r w:rsidDel="00000000" w:rsidR="00000000" w:rsidRPr="00000000">
        <w:rPr>
          <w:sz w:val="24"/>
          <w:szCs w:val="24"/>
          <w:rtl w:val="0"/>
        </w:rPr>
        <w:t xml:space="preserve">Los instrumentos existentes en materia de IA judicial se fundamentan en la idea de que estas tecnologías deben ser utilizadas bajo criterios de responsabilidad, transparencia y supervisión humana. En este sentido, las directrices internacionales y nacionales han establecido que los sistemas algorítmicos aplicados a la justicia deben garantizar principios como la explicabilidad, la trazabilidad, la protección de datos personales, la seguridad y la no discriminación. La Comisión Europea para la Eficiencia de la Justicia (CEPEJ) ha señalado que el uso de IA en los sistemas judiciales debe respetar cinco principios fundamentales: respeto por los derechos fundamentales, no discriminación, calidad y seguridad, transparencia, imparcialidad y control del usuario. Estos criterios buscan evitar que la automatización afecte las garantías esenciales del proceso judicial. En el contexto colombiano estos lineamientos se relacionan con la necesidad de interpretar el derecho fundamental al debido proceso consagrado en el art. 29 de la Constitución Política frente a los nuevos escenarios tecnológicos, la utilización de sistemas algorítmicos exige que las partes puedan conocer cuándo intervino una herramienta de IA, cuál fue su función dentro del proceso y cuál fue su nivel de incidencia en la decisión adoptada. </w:t>
      </w:r>
    </w:p>
    <w:p w:rsidR="00000000" w:rsidDel="00000000" w:rsidP="00000000" w:rsidRDefault="00000000" w:rsidRPr="00000000" w14:paraId="00000068">
      <w:pPr>
        <w:widowControl w:val="0"/>
        <w:spacing w:line="360" w:lineRule="auto"/>
        <w:ind w:left="720" w:firstLine="0"/>
        <w:rPr>
          <w:sz w:val="24"/>
          <w:szCs w:val="24"/>
        </w:rPr>
      </w:pPr>
      <w:r w:rsidDel="00000000" w:rsidR="00000000" w:rsidRPr="00000000">
        <w:rPr>
          <w:rtl w:val="0"/>
        </w:rPr>
      </w:r>
    </w:p>
    <w:p w:rsidR="00000000" w:rsidDel="00000000" w:rsidP="00000000" w:rsidRDefault="00000000" w:rsidRPr="00000000" w14:paraId="00000069">
      <w:pPr>
        <w:widowControl w:val="0"/>
        <w:spacing w:line="360" w:lineRule="auto"/>
        <w:ind w:left="0" w:firstLine="0"/>
        <w:rPr>
          <w:b w:val="1"/>
          <w:bCs w:val="1"/>
          <w:sz w:val="24"/>
          <w:szCs w:val="24"/>
        </w:rPr>
      </w:pPr>
      <w:r w:rsidDel="00000000" w:rsidR="00000000" w:rsidRPr="00000000">
        <w:rPr>
          <w:b w:val="1"/>
          <w:bCs w:val="1"/>
          <w:sz w:val="24"/>
          <w:szCs w:val="24"/>
          <w:rtl w:val="0"/>
        </w:rPr>
        <w:t xml:space="preserve">2.2. Fortalezas y aportes de las directrices existentes. </w:t>
      </w:r>
    </w:p>
    <w:p w:rsidR="00000000" w:rsidDel="00000000" w:rsidP="00000000" w:rsidRDefault="00000000" w:rsidRPr="00000000" w14:paraId="0000006A">
      <w:pPr>
        <w:widowControl w:val="0"/>
        <w:spacing w:after="240" w:before="240" w:line="360" w:lineRule="auto"/>
        <w:jc w:val="both"/>
        <w:rPr>
          <w:sz w:val="24"/>
          <w:szCs w:val="24"/>
        </w:rPr>
      </w:pPr>
      <w:r w:rsidDel="00000000" w:rsidR="00000000" w:rsidRPr="00000000">
        <w:rPr>
          <w:sz w:val="24"/>
          <w:szCs w:val="24"/>
          <w:rtl w:val="0"/>
        </w:rPr>
        <w:t xml:space="preserve">Una de las principales fortalezas de los lineamientos actuales consiste en reconocer que la IA debe operar como un mecanismo de apoyo y no como un sustituto de la función jurisdiccional, esto permite preservar principios esenciales como la independencia judicial, la autonomía del juez y la responsabilidad personal sobre las decisiones adoptadas. Además estos instrumentos han permitido establecer límites frente a riesgos derivados del uso de algoritmos, especialmente aquellos relacionados con la falta de transparencia y la posibilidad de generar resultados discriminatorios. </w:t>
      </w:r>
    </w:p>
    <w:p w:rsidR="00000000" w:rsidDel="00000000" w:rsidP="00000000" w:rsidRDefault="00000000" w:rsidRPr="00000000" w14:paraId="0000006B">
      <w:pPr>
        <w:widowControl w:val="0"/>
        <w:spacing w:after="240" w:before="240" w:line="360" w:lineRule="auto"/>
        <w:jc w:val="both"/>
        <w:rPr>
          <w:b w:val="1"/>
          <w:bCs w:val="1"/>
          <w:sz w:val="24"/>
          <w:szCs w:val="24"/>
        </w:rPr>
      </w:pPr>
      <w:r w:rsidDel="00000000" w:rsidR="00000000" w:rsidRPr="00000000">
        <w:rPr>
          <w:b w:val="1"/>
          <w:bCs w:val="1"/>
          <w:sz w:val="24"/>
          <w:szCs w:val="24"/>
          <w:rtl w:val="0"/>
        </w:rPr>
        <w:t xml:space="preserve">2.3. Vacíos regulatorios y éticos identificados.</w:t>
      </w:r>
      <w:ins w:author="Alejandra Quintero" w:id="0" w:date="2026-06-30T23:07:40Z">
        <w:commentRangeStart w:id="0"/>
        <w:r w:rsidDel="00000000" w:rsidR="00000000" w:rsidRPr="00000000">
          <w:rPr>
            <w:b w:val="1"/>
            <w:bCs w:val="1"/>
            <w:sz w:val="24"/>
            <w:szCs w:val="24"/>
            <w:rtl w:val="0"/>
          </w:rPr>
          <w:t xml:space="preserve"> </w:t>
        </w:r>
      </w:ins>
      <w:commentRangeEnd w:id="0"/>
      <w:r w:rsidDel="00000000" w:rsidR="00000000" w:rsidRPr="00000000">
        <w:commentReference w:id="0"/>
      </w:r>
      <w:r w:rsidDel="00000000" w:rsidR="00000000" w:rsidRPr="00000000">
        <w:rPr>
          <w:rtl w:val="0"/>
        </w:rPr>
      </w:r>
    </w:p>
    <w:p w:rsidR="00000000" w:rsidDel="00000000" w:rsidP="00000000" w:rsidRDefault="00000000" w:rsidRPr="00000000" w14:paraId="0000006C">
      <w:pPr>
        <w:widowControl w:val="0"/>
        <w:spacing w:after="240" w:before="240" w:line="360" w:lineRule="auto"/>
        <w:jc w:val="both"/>
        <w:rPr>
          <w:b w:val="1"/>
          <w:bCs w:val="1"/>
          <w:sz w:val="24"/>
          <w:szCs w:val="24"/>
        </w:rPr>
      </w:pPr>
      <w:r w:rsidDel="00000000" w:rsidR="00000000" w:rsidRPr="00000000">
        <w:rPr>
          <w:sz w:val="24"/>
          <w:szCs w:val="24"/>
          <w:rtl w:val="0"/>
        </w:rPr>
        <w:t xml:space="preserve">A pesar de los avances mencionados los lineamientos actuales presentan vacíos importantes, uno de ellos consiste en la ausencia de una regulación específica que establezca con mayor precisión las </w:t>
      </w:r>
      <w:commentRangeStart w:id="1"/>
      <w:commentRangeEnd w:id="1"/>
      <w:r w:rsidDel="00000000" w:rsidR="00000000" w:rsidRPr="00000000">
        <w:commentReference w:id="1"/>
      </w:r>
      <w:r w:rsidDel="00000000" w:rsidR="00000000" w:rsidRPr="00000000">
        <w:rPr>
          <w:sz w:val="24"/>
          <w:szCs w:val="24"/>
          <w:shd w:fill="fff2cc" w:val="clear"/>
          <w:rtl w:val="0"/>
          <w:rPrChange w:author="Alejandra Quintero" w:id="1" w:date="2026-06-30T23:06:30Z">
            <w:rPr>
              <w:sz w:val="24"/>
              <w:szCs w:val="24"/>
            </w:rPr>
          </w:rPrChange>
        </w:rPr>
        <w:t xml:space="preserve">obligaciones</w:t>
      </w:r>
      <w:r w:rsidDel="00000000" w:rsidR="00000000" w:rsidRPr="00000000">
        <w:rPr>
          <w:sz w:val="24"/>
          <w:szCs w:val="24"/>
          <w:rtl w:val="0"/>
        </w:rPr>
        <w:t xml:space="preserve"> de los operadores judiciales cuando utilizan herramientas de IA. </w:t>
      </w:r>
      <w:del w:author="Alejandra Quintero" w:id="2" w:date="2026-06-30T23:06:55Z">
        <w:commentRangeStart w:id="2"/>
        <w:commentRangeStart w:id="3"/>
        <w:r w:rsidDel="00000000" w:rsidR="00000000" w:rsidRPr="00000000">
          <w:rPr>
            <w:sz w:val="24"/>
            <w:szCs w:val="24"/>
            <w:rtl w:val="0"/>
          </w:rPr>
          <w:delText xml:space="preserve">Uno de los principales problemas es la denominada opacidad algorítmica, que es como la dificultad para conocer los criterios, datos o procesos mediante los cuales un sistema de IA genera sus resultados, esta situación puede afectar el derecho de contradicción, debido a que una persona podría desconocer si una herramienta tecnológica influyó en una decisión judicial y cuáles fueron los elementos considerados por el sistema. Otro riesgo relevante corresponde a los sesgos algorítmicos, los sistemas de inteligencia artificial pueden reproducir patrones de desigualdad presentes en los datos utilizados para su entrenamiento, generando resultados diferenciados que podrían afectar principios constitucionales como la igualdad y la no discriminación. Por ello organismos como la Agencia de Derechos Fundamentales de la Unión Europea han advertido la necesidad de implementar mecanismos de evaluación y control que permitan identificar y corregir posibles efectos discriminatorios. De igual forma el tratamiento automatizado de datos personales plantea desafíos frente al derecho fundamental al habeas data reconocido en el artículo 15 de la Constitución Política y desarrollado por la Ley Estatutaria 1581 de 2012, especialmente cuando los sistemas de IA procesan grandes cantidades de información y generan inferencias sobre las personas. </w:delText>
        </w:r>
      </w:del>
      <w:commentRangeEnd w:id="2"/>
      <w:r w:rsidDel="00000000" w:rsidR="00000000" w:rsidRPr="00000000">
        <w:commentReference w:id="2"/>
      </w:r>
      <w:commentRangeEnd w:id="3"/>
      <w:r w:rsidDel="00000000" w:rsidR="00000000" w:rsidRPr="00000000">
        <w:commentReference w:id="3"/>
      </w:r>
      <w:r w:rsidDel="00000000" w:rsidR="00000000" w:rsidRPr="00000000">
        <w:rPr>
          <w:sz w:val="24"/>
          <w:szCs w:val="24"/>
          <w:rtl w:val="0"/>
        </w:rPr>
        <w:t xml:space="preserve"> </w:t>
        <w:br w:type="textWrapping"/>
      </w:r>
      <w:r w:rsidDel="00000000" w:rsidR="00000000" w:rsidRPr="00000000">
        <w:rPr>
          <w:b w:val="1"/>
          <w:bCs w:val="1"/>
          <w:sz w:val="24"/>
          <w:szCs w:val="24"/>
          <w:rtl w:val="0"/>
        </w:rPr>
        <w:t xml:space="preserve">2.4. Necesidad de un estándar ético complementario para la jurisdicción constitucional. </w:t>
      </w:r>
    </w:p>
    <w:p w:rsidR="00000000" w:rsidDel="00000000" w:rsidP="00000000" w:rsidRDefault="00000000" w:rsidRPr="00000000" w14:paraId="0000006D">
      <w:pPr>
        <w:widowControl w:val="0"/>
        <w:spacing w:after="240" w:before="240" w:line="360" w:lineRule="auto"/>
        <w:jc w:val="both"/>
        <w:rPr>
          <w:sz w:val="24"/>
          <w:szCs w:val="24"/>
        </w:rPr>
      </w:pPr>
      <w:r w:rsidDel="00000000" w:rsidR="00000000" w:rsidRPr="00000000">
        <w:rPr>
          <w:sz w:val="24"/>
          <w:szCs w:val="24"/>
          <w:rtl w:val="0"/>
        </w:rPr>
        <w:t xml:space="preserve">Resulta </w:t>
      </w:r>
      <w:commentRangeStart w:id="4"/>
      <w:commentRangeEnd w:id="4"/>
      <w:r w:rsidDel="00000000" w:rsidR="00000000" w:rsidRPr="00000000">
        <w:commentReference w:id="4"/>
      </w:r>
      <w:r w:rsidDel="00000000" w:rsidR="00000000" w:rsidRPr="00000000">
        <w:rPr>
          <w:sz w:val="24"/>
          <w:szCs w:val="24"/>
          <w:shd w:fill="fff2cc" w:val="clear"/>
          <w:rtl w:val="0"/>
          <w:rPrChange w:author="Alejandra Quintero" w:id="3" w:date="2026-06-30T23:09:52Z">
            <w:rPr>
              <w:sz w:val="24"/>
              <w:szCs w:val="24"/>
            </w:rPr>
          </w:rPrChange>
        </w:rPr>
        <w:t xml:space="preserve">necesario</w:t>
      </w:r>
      <w:r w:rsidDel="00000000" w:rsidR="00000000" w:rsidRPr="00000000">
        <w:rPr>
          <w:sz w:val="24"/>
          <w:szCs w:val="24"/>
          <w:rtl w:val="0"/>
        </w:rPr>
        <w:t xml:space="preserve"> construir un estándar ético complementario que permita orientar el uso de IA dentro de la jurisdicción constitucional. </w:t>
      </w:r>
      <w:del w:author="Alejandra Quintero" w:id="4" w:date="2026-06-30T23:10:06Z">
        <w:commentRangeStart w:id="5"/>
        <w:r w:rsidDel="00000000" w:rsidR="00000000" w:rsidRPr="00000000">
          <w:rPr>
            <w:sz w:val="24"/>
            <w:szCs w:val="24"/>
            <w:rtl w:val="0"/>
          </w:rPr>
          <w:delText xml:space="preserve">Este estándar debe partir de una interpretación evolutiva del debido proceso, entendiendo que las garantías tradicionales deben adaptarse a escenarios donde intervienen herramientas tecnológicas. El debido proceso algorítmico surge como una dimensión especializada del art. 29 constitucional, orientada a garantizar que el uso de IA en decisiones judiciales respete cuatro elementos esenciales: transparencia, explicabilidad, contradicción e intervención humana significativa. </w:delText>
        </w:r>
      </w:del>
      <w:commentRangeEnd w:id="5"/>
      <w:r w:rsidDel="00000000" w:rsidR="00000000" w:rsidRPr="00000000">
        <w:commentReference w:id="5"/>
      </w:r>
      <w:r w:rsidDel="00000000" w:rsidR="00000000" w:rsidRPr="00000000">
        <w:rPr>
          <w:sz w:val="24"/>
          <w:szCs w:val="24"/>
          <w:rtl w:val="0"/>
        </w:rPr>
        <w:t xml:space="preserve">El desarrollo de un estándar ético permitiría establecer obligaciones concretas para jueces y operadores judiciales, tales como revelar el uso de sistemas de IA, verificar sus resultados, prevenir sesgos, proteger los datos personales y conservar la responsabilidad humana sobre la decisión final.</w:t>
      </w:r>
      <w:ins w:author="Alejandra Quintero" w:id="5" w:date="2026-06-30T23:29:47Z">
        <w:commentRangeStart w:id="6"/>
        <w:r w:rsidDel="00000000" w:rsidR="00000000" w:rsidRPr="00000000">
          <w:rPr>
            <w:sz w:val="24"/>
            <w:szCs w:val="24"/>
            <w:rtl w:val="0"/>
          </w:rPr>
          <w:t xml:space="preserve"> </w:t>
        </w:r>
      </w:ins>
      <w:commentRangeEnd w:id="6"/>
      <w:r w:rsidDel="00000000" w:rsidR="00000000" w:rsidRPr="00000000">
        <w:commentReference w:id="6"/>
      </w:r>
      <w:r w:rsidDel="00000000" w:rsidR="00000000" w:rsidRPr="00000000">
        <w:rPr>
          <w:sz w:val="24"/>
          <w:szCs w:val="24"/>
          <w:rtl w:val="0"/>
        </w:rPr>
        <w:t xml:space="preserve"> </w:t>
      </w:r>
    </w:p>
    <w:p w:rsidR="00000000" w:rsidDel="00000000" w:rsidP="00000000" w:rsidRDefault="00000000" w:rsidRPr="00000000" w14:paraId="0000006E">
      <w:pPr>
        <w:widowControl w:val="0"/>
        <w:spacing w:after="240" w:before="240" w:line="360" w:lineRule="auto"/>
        <w:jc w:val="center"/>
        <w:rPr>
          <w:sz w:val="24"/>
          <w:szCs w:val="24"/>
        </w:rPr>
      </w:pPr>
      <w:r w:rsidDel="00000000" w:rsidR="00000000" w:rsidRPr="00000000">
        <w:rPr>
          <w:b w:val="1"/>
          <w:bCs w:val="1"/>
          <w:sz w:val="24"/>
          <w:szCs w:val="24"/>
          <w:rtl w:val="0"/>
        </w:rPr>
        <w:t xml:space="preserve">3. LOS DEBERES ÉTICOS Y CONSTITUCIONALES DE JUECES Y ABOGADOS FRENTE AL USO DE LA INTELIGENCIA ARTIFICIAL.</w:t>
      </w:r>
      <w:r w:rsidDel="00000000" w:rsidR="00000000" w:rsidRPr="00000000">
        <w:rPr>
          <w:sz w:val="24"/>
          <w:szCs w:val="24"/>
          <w:rtl w:val="0"/>
        </w:rPr>
        <w:t xml:space="preserve"> </w:t>
      </w:r>
    </w:p>
    <w:p w:rsidR="00000000" w:rsidDel="00000000" w:rsidP="00000000" w:rsidRDefault="00000000" w:rsidRPr="00000000" w14:paraId="0000006F">
      <w:pPr>
        <w:widowControl w:val="0"/>
        <w:spacing w:after="240" w:before="240" w:line="360" w:lineRule="auto"/>
        <w:ind w:left="0" w:firstLine="0"/>
        <w:jc w:val="both"/>
        <w:rPr>
          <w:sz w:val="24"/>
          <w:szCs w:val="24"/>
        </w:rPr>
      </w:pPr>
      <w:r w:rsidDel="00000000" w:rsidR="00000000" w:rsidRPr="00000000">
        <w:rPr>
          <w:sz w:val="24"/>
          <w:szCs w:val="24"/>
          <w:rtl w:val="0"/>
        </w:rPr>
        <w:t xml:space="preserve">El artículo 42 del Código General del Proceso (CGP) establece los deberes del juez, mientras que el artículo 28 de la Ley 1123 de 2007 consagra los deberes de los abogados. No obstante, con la irrupción de la inteligencia artificial (IA) en el ámbito jurídico, resulta indispensable reinterpretar dichas obligaciones a la luz de esta nueva realidad tecnológica.</w:t>
      </w:r>
    </w:p>
    <w:p w:rsidR="00000000" w:rsidDel="00000000" w:rsidP="00000000" w:rsidRDefault="00000000" w:rsidRPr="00000000" w14:paraId="00000070">
      <w:pPr>
        <w:widowControl w:val="0"/>
        <w:spacing w:after="240" w:before="240" w:line="360" w:lineRule="auto"/>
        <w:ind w:left="0" w:firstLine="0"/>
        <w:jc w:val="both"/>
        <w:rPr>
          <w:sz w:val="24"/>
          <w:szCs w:val="24"/>
        </w:rPr>
      </w:pPr>
      <w:r w:rsidDel="00000000" w:rsidR="00000000" w:rsidRPr="00000000">
        <w:rPr>
          <w:sz w:val="24"/>
          <w:szCs w:val="24"/>
          <w:rtl w:val="0"/>
        </w:rPr>
        <w:t xml:space="preserve">Ahora bien, estos deberes no pueden entenderse únicamente como obligaciones de origen legal o reglamentario, sino como manifestaciones concretas de los principios constitucionales que orientan el ejercicio de la función jurisdiccional y de la profesión jurídica. En efecto, el debido proceso (art. 29 C.P.), la igualdad (art. 13 C.P.), la buena fe (art. 83 C.P.), la responsabilidad de los servidores públicos (art. 6 C.P.), así como los principios de independencia judicial, acceso a la administración de justicia y prevalencia del derecho sustancial (arts. 228 y 229 C.P.), imponen que la utilización de herramientas de inteligencia artificial preserve el juicio crítico humano, la motivación de las decisiones y la protección efectiva de los derechos fundamentales. En consecuencia, cualquier uso de la IA debe interpretarse de manera compatible con dichos mandatos constitucionales y no como un mecanismo que permita sustituir las responsabilidades propias de jueces y abogados. </w:t>
      </w:r>
    </w:p>
    <w:p w:rsidR="00000000" w:rsidDel="00000000" w:rsidP="00000000" w:rsidRDefault="00000000" w:rsidRPr="00000000" w14:paraId="00000071">
      <w:pPr>
        <w:widowControl w:val="0"/>
        <w:spacing w:after="240" w:before="240" w:line="360" w:lineRule="auto"/>
        <w:ind w:left="0" w:firstLine="0"/>
        <w:jc w:val="both"/>
        <w:rPr>
          <w:sz w:val="24"/>
          <w:szCs w:val="24"/>
        </w:rPr>
      </w:pPr>
      <w:r w:rsidDel="00000000" w:rsidR="00000000" w:rsidRPr="00000000">
        <w:rPr>
          <w:sz w:val="24"/>
          <w:szCs w:val="24"/>
          <w:rtl w:val="0"/>
        </w:rPr>
        <w:t xml:space="preserve">En este contexto, la Sentencia T-323 de 2024 constituyó un precedente fundamental, pues reconoció la posibilidad de que los jueces utilicen herramientas de inteligencia artificial en el ejercicio de sus funciones. Sin embargo, la Corte Constitucional impuso límites estructurales a dicho uso, enfatizando que la IA no puede sustituir la función jurisdiccional. Uno de los principales límites consiste en el respeto al juez natural, en la medida en que la decisión judicial debe ser adoptada, motivada y asumida exclusivamente por el juez, sin que dicha responsabilidad pueda ser delegada en un sistema de inteligencia artificial.</w:t>
      </w:r>
    </w:p>
    <w:p w:rsidR="00000000" w:rsidDel="00000000" w:rsidP="00000000" w:rsidRDefault="00000000" w:rsidRPr="00000000" w14:paraId="00000072">
      <w:pPr>
        <w:widowControl w:val="0"/>
        <w:spacing w:after="240" w:before="240" w:line="360" w:lineRule="auto"/>
        <w:ind w:left="0" w:firstLine="0"/>
        <w:jc w:val="both"/>
        <w:rPr>
          <w:sz w:val="24"/>
          <w:szCs w:val="24"/>
        </w:rPr>
      </w:pPr>
      <w:r w:rsidDel="00000000" w:rsidR="00000000" w:rsidRPr="00000000">
        <w:rPr>
          <w:sz w:val="24"/>
          <w:szCs w:val="24"/>
          <w:rtl w:val="0"/>
        </w:rPr>
        <w:t xml:space="preserve">Adicionalmente, la sentencia ordenó al Consejo Superior de la Judicatura expedir lineamientos para el uso de la inteligencia artificial en la administración de justicia. En cumplimiento de esta orden se expidió el Acuerdo PCSJA24-12243 del 16 de diciembre de 2024, cuyos principios rectores comprenden la primacía de los derechos fundamentales, la no sustitución de la racionalidad humana ni de la atribución de decidir, la supervisión y verificación humana, la explicabilidad y la transparencia. A partir de estos principios es posible realizar un análisis comparativo con los deberes previstos en el artículo 42 del CGP, con el propósito de identificar los deberes específicos que debe observar el juez en el uso de la inteligencia artificial.</w:t>
      </w:r>
    </w:p>
    <w:p w:rsidR="00000000" w:rsidDel="00000000" w:rsidP="00000000" w:rsidRDefault="00000000" w:rsidRPr="00000000" w14:paraId="00000073">
      <w:pPr>
        <w:widowControl w:val="0"/>
        <w:numPr>
          <w:ilvl w:val="0"/>
          <w:numId w:val="6"/>
        </w:numPr>
        <w:spacing w:after="0" w:afterAutospacing="0" w:before="240" w:line="360" w:lineRule="auto"/>
        <w:ind w:left="720" w:hanging="360"/>
        <w:jc w:val="both"/>
        <w:rPr>
          <w:sz w:val="24"/>
          <w:szCs w:val="24"/>
        </w:rPr>
      </w:pPr>
      <w:r w:rsidDel="00000000" w:rsidR="00000000" w:rsidRPr="00000000">
        <w:rPr>
          <w:b w:val="1"/>
          <w:bCs w:val="1"/>
          <w:sz w:val="24"/>
          <w:szCs w:val="24"/>
          <w:rtl w:val="0"/>
        </w:rPr>
        <w:t xml:space="preserve">Deber de motivación autónoma.</w:t>
      </w:r>
      <w:r w:rsidDel="00000000" w:rsidR="00000000" w:rsidRPr="00000000">
        <w:rPr>
          <w:sz w:val="24"/>
          <w:szCs w:val="24"/>
          <w:rtl w:val="0"/>
        </w:rPr>
        <w:t xml:space="preserve"> Tanto el numeral 7 del artículo 42 del CGP como el Acuerdo PCSJA24-12243 prohíben utilizar la inteligencia artificial para la valoración de los medios de prueba, el escrutinio de los hechos, la realización de juicios de valor o la solución de problemas jurídicos cuando ello se fundamente exclusivamente en las respuestas generadas por la herramienta. En consecuencia, la motivación de las providencias debe ser producto del razonamiento propio del juez.</w:t>
      </w:r>
    </w:p>
    <w:p w:rsidR="00000000" w:rsidDel="00000000" w:rsidP="00000000" w:rsidRDefault="00000000" w:rsidRPr="00000000" w14:paraId="00000074">
      <w:pPr>
        <w:widowControl w:val="0"/>
        <w:numPr>
          <w:ilvl w:val="0"/>
          <w:numId w:val="6"/>
        </w:numPr>
        <w:spacing w:after="0" w:afterAutospacing="0" w:before="0" w:beforeAutospacing="0" w:line="360" w:lineRule="auto"/>
        <w:ind w:left="720" w:hanging="360"/>
        <w:jc w:val="both"/>
        <w:rPr>
          <w:sz w:val="24"/>
          <w:szCs w:val="24"/>
        </w:rPr>
      </w:pPr>
      <w:r w:rsidDel="00000000" w:rsidR="00000000" w:rsidRPr="00000000">
        <w:rPr>
          <w:b w:val="1"/>
          <w:bCs w:val="1"/>
          <w:sz w:val="24"/>
          <w:szCs w:val="24"/>
          <w:rtl w:val="0"/>
        </w:rPr>
        <w:t xml:space="preserve">Deber de transparencia procesal.</w:t>
      </w:r>
      <w:r w:rsidDel="00000000" w:rsidR="00000000" w:rsidRPr="00000000">
        <w:rPr>
          <w:sz w:val="24"/>
          <w:szCs w:val="24"/>
          <w:rtl w:val="0"/>
        </w:rPr>
        <w:t xml:space="preserve"> Este deber se deriva de la obligación del juez de dirigir el proceso y supone que, cuando utilice inteligencia artificial en actuaciones que incidan en una decisión judicial, deberá dejar constancia en el expediente de la herramienta utilizada, su proveedor, la fecha de uso y la forma en que fue empleada, incluyendo los </w:t>
      </w:r>
      <w:r w:rsidDel="00000000" w:rsidR="00000000" w:rsidRPr="00000000">
        <w:rPr>
          <w:i w:val="1"/>
          <w:iCs w:val="1"/>
          <w:sz w:val="24"/>
          <w:szCs w:val="24"/>
          <w:rtl w:val="0"/>
        </w:rPr>
        <w:t xml:space="preserve">prompts</w:t>
      </w:r>
      <w:r w:rsidDel="00000000" w:rsidR="00000000" w:rsidRPr="00000000">
        <w:rPr>
          <w:sz w:val="24"/>
          <w:szCs w:val="24"/>
          <w:rtl w:val="0"/>
        </w:rPr>
        <w:t xml:space="preserve"> utilizados. Esta exigencia garantiza el derecho de contradicción de las partes y fortalece la publicidad y el control de la actividad judicial.</w:t>
      </w:r>
    </w:p>
    <w:p w:rsidR="00000000" w:rsidDel="00000000" w:rsidP="00000000" w:rsidRDefault="00000000" w:rsidRPr="00000000" w14:paraId="00000075">
      <w:pPr>
        <w:widowControl w:val="0"/>
        <w:numPr>
          <w:ilvl w:val="0"/>
          <w:numId w:val="6"/>
        </w:numPr>
        <w:spacing w:after="0" w:afterAutospacing="0" w:before="0" w:beforeAutospacing="0" w:line="360" w:lineRule="auto"/>
        <w:ind w:left="720" w:hanging="360"/>
        <w:jc w:val="both"/>
        <w:rPr>
          <w:sz w:val="24"/>
          <w:szCs w:val="24"/>
        </w:rPr>
      </w:pPr>
      <w:r w:rsidDel="00000000" w:rsidR="00000000" w:rsidRPr="00000000">
        <w:rPr>
          <w:b w:val="1"/>
          <w:bCs w:val="1"/>
          <w:sz w:val="24"/>
          <w:szCs w:val="24"/>
          <w:rtl w:val="0"/>
        </w:rPr>
        <w:t xml:space="preserve">Deber de idoneidad y conocimiento previo.</w:t>
      </w:r>
      <w:r w:rsidDel="00000000" w:rsidR="00000000" w:rsidRPr="00000000">
        <w:rPr>
          <w:sz w:val="24"/>
          <w:szCs w:val="24"/>
          <w:rtl w:val="0"/>
        </w:rPr>
        <w:t xml:space="preserve"> El Acuerdo PCSJA24-12243, en concordancia con el numeral 3 del artículo 42 del CGP, exige verificar previamente la idoneidad de la herramienta que se pretende utilizar y desaconseja el uso de chatbots comerciales gratuitos o de sistemas que no permitan conocer el origen de los datos empleados para generar sus respuestas. Lo anterior guarda estrecha relación con los deberes de probidad, buena fe procesal y adecuada dirección del proceso.</w:t>
      </w:r>
    </w:p>
    <w:p w:rsidR="00000000" w:rsidDel="00000000" w:rsidP="00000000" w:rsidRDefault="00000000" w:rsidRPr="00000000" w14:paraId="00000076">
      <w:pPr>
        <w:widowControl w:val="0"/>
        <w:numPr>
          <w:ilvl w:val="0"/>
          <w:numId w:val="6"/>
        </w:numPr>
        <w:spacing w:after="0" w:afterAutospacing="0" w:before="0" w:beforeAutospacing="0" w:line="360" w:lineRule="auto"/>
        <w:ind w:left="720" w:hanging="360"/>
        <w:jc w:val="both"/>
        <w:rPr>
          <w:sz w:val="24"/>
          <w:szCs w:val="24"/>
        </w:rPr>
      </w:pPr>
      <w:r w:rsidDel="00000000" w:rsidR="00000000" w:rsidRPr="00000000">
        <w:rPr>
          <w:b w:val="1"/>
          <w:bCs w:val="1"/>
          <w:sz w:val="24"/>
          <w:szCs w:val="24"/>
          <w:rtl w:val="0"/>
        </w:rPr>
        <w:t xml:space="preserve">Deber de responsabilidad indelegable.</w:t>
      </w:r>
      <w:r w:rsidDel="00000000" w:rsidR="00000000" w:rsidRPr="00000000">
        <w:rPr>
          <w:sz w:val="24"/>
          <w:szCs w:val="24"/>
          <w:rtl w:val="0"/>
        </w:rPr>
        <w:t xml:space="preserve"> El uso de herramientas de inteligencia artificial no exime al juez de la responsabilidad derivada de las decisiones que adopta. La interpretación de las pruebas, la aplicación del derecho y la motivación de las providencias continúan siendo funciones indelegables, por lo que el criterio humano resulta insustituible.</w:t>
      </w:r>
    </w:p>
    <w:p w:rsidR="00000000" w:rsidDel="00000000" w:rsidP="00000000" w:rsidRDefault="00000000" w:rsidRPr="00000000" w14:paraId="00000077">
      <w:pPr>
        <w:widowControl w:val="0"/>
        <w:numPr>
          <w:ilvl w:val="0"/>
          <w:numId w:val="6"/>
        </w:numPr>
        <w:spacing w:after="240" w:before="0" w:beforeAutospacing="0" w:line="360" w:lineRule="auto"/>
        <w:ind w:left="720" w:hanging="360"/>
        <w:jc w:val="both"/>
        <w:rPr>
          <w:sz w:val="24"/>
          <w:szCs w:val="24"/>
          <w:u w:val="none"/>
        </w:rPr>
      </w:pPr>
      <w:r w:rsidDel="00000000" w:rsidR="00000000" w:rsidRPr="00000000">
        <w:rPr>
          <w:b w:val="1"/>
          <w:bCs w:val="1"/>
          <w:sz w:val="24"/>
          <w:szCs w:val="24"/>
          <w:rtl w:val="0"/>
        </w:rPr>
        <w:t xml:space="preserve">Deber de prevención de sesgos algorítmicos.</w:t>
      </w:r>
      <w:r w:rsidDel="00000000" w:rsidR="00000000" w:rsidRPr="00000000">
        <w:rPr>
          <w:sz w:val="24"/>
          <w:szCs w:val="24"/>
          <w:rtl w:val="0"/>
        </w:rPr>
        <w:t xml:space="preserve"> El juez debe ejercer un control permanente sobre los resultados generados por las herramientas de inteligencia artificial con el fin de identificar posibles errores, sesgos o tratamientos discriminatorios que puedan afectar la valoración de los hechos o la aplicación del derecho. </w:t>
      </w:r>
    </w:p>
    <w:p w:rsidR="00000000" w:rsidDel="00000000" w:rsidP="00000000" w:rsidRDefault="00000000" w:rsidRPr="00000000" w14:paraId="00000078">
      <w:pPr>
        <w:widowControl w:val="0"/>
        <w:spacing w:after="240" w:before="240" w:line="360" w:lineRule="auto"/>
        <w:ind w:left="0" w:firstLine="0"/>
        <w:jc w:val="both"/>
        <w:rPr>
          <w:sz w:val="24"/>
          <w:szCs w:val="24"/>
        </w:rPr>
      </w:pPr>
      <w:r w:rsidDel="00000000" w:rsidR="00000000" w:rsidRPr="00000000">
        <w:rPr>
          <w:sz w:val="24"/>
          <w:szCs w:val="24"/>
          <w:rtl w:val="0"/>
        </w:rPr>
        <w:t xml:space="preserve">Por otra parte, en lo que respecta a los abogados, debe precisarse que el Acuerdo PCSJA24-12243 fue expedido para regular el uso de la inteligencia artificial en la administración de justicia y, por tanto, sus disposiciones resultan directamente aplicables a jueces y demás servidores judiciales. Sin embargo, los principios allí consagrados constituyen criterios interpretativos relevantes para delimitar también los deberes éticos de los abogados, en la medida en que estos participan activamente en el proceso judicial y comparten la responsabilidad de garantizar una administración de justicia transparente, diligente y respetuosa de los derechos fundamentales. Por esta razón, aunque actualmente no exista una regulación específica para el ejercicio de la abogacía frente al uso de la inteligencia artificial, es posible identificar tales deberes a partir de la Ley 1123 de 2007, interpretada a la luz de la Constitución y de los estándares fijados por la jurisprudencia constitucional. </w:t>
      </w:r>
    </w:p>
    <w:p w:rsidR="00000000" w:rsidDel="00000000" w:rsidP="00000000" w:rsidRDefault="00000000" w:rsidRPr="00000000" w14:paraId="00000079">
      <w:pPr>
        <w:widowControl w:val="0"/>
        <w:numPr>
          <w:ilvl w:val="0"/>
          <w:numId w:val="1"/>
        </w:numPr>
        <w:spacing w:after="0" w:afterAutospacing="0" w:before="240" w:line="360" w:lineRule="auto"/>
        <w:ind w:left="720" w:hanging="360"/>
        <w:jc w:val="both"/>
        <w:rPr>
          <w:sz w:val="24"/>
          <w:szCs w:val="24"/>
          <w:u w:val="none"/>
        </w:rPr>
      </w:pPr>
      <w:r w:rsidDel="00000000" w:rsidR="00000000" w:rsidRPr="00000000">
        <w:rPr>
          <w:b w:val="1"/>
          <w:bCs w:val="1"/>
          <w:sz w:val="24"/>
          <w:szCs w:val="24"/>
          <w:rtl w:val="0"/>
        </w:rPr>
        <w:t xml:space="preserve">Deber de actualización de conocimientos.</w:t>
      </w:r>
      <w:r w:rsidDel="00000000" w:rsidR="00000000" w:rsidRPr="00000000">
        <w:rPr>
          <w:sz w:val="24"/>
          <w:szCs w:val="24"/>
          <w:rtl w:val="0"/>
        </w:rPr>
        <w:t xml:space="preserve"> En la actualidad ya no basta con dominar el derecho sustantivo y procesal. El abogado debe comprender el funcionamiento, los alcances y los riesgos de las herramientas de inteligencia artificial que utiliza en actividades como la redacción de escritos, la búsqueda de jurisprudencia o el análisis probatorio. De lo contrario, podría incurrir en mala praxis al delegar indebidamente su criterio profesional en la máquina.</w:t>
      </w:r>
    </w:p>
    <w:p w:rsidR="00000000" w:rsidDel="00000000" w:rsidP="00000000" w:rsidRDefault="00000000" w:rsidRPr="00000000" w14:paraId="0000007A">
      <w:pPr>
        <w:widowControl w:val="0"/>
        <w:numPr>
          <w:ilvl w:val="0"/>
          <w:numId w:val="1"/>
        </w:numPr>
        <w:spacing w:after="0" w:afterAutospacing="0" w:before="0" w:beforeAutospacing="0" w:line="360" w:lineRule="auto"/>
        <w:ind w:left="720" w:hanging="360"/>
        <w:jc w:val="both"/>
        <w:rPr>
          <w:sz w:val="24"/>
          <w:szCs w:val="24"/>
          <w:u w:val="none"/>
        </w:rPr>
      </w:pPr>
      <w:r w:rsidDel="00000000" w:rsidR="00000000" w:rsidRPr="00000000">
        <w:rPr>
          <w:b w:val="1"/>
          <w:bCs w:val="1"/>
          <w:sz w:val="24"/>
          <w:szCs w:val="24"/>
          <w:rtl w:val="0"/>
        </w:rPr>
        <w:t xml:space="preserve">Deber de diligencia y lealtad procesal.</w:t>
      </w:r>
      <w:r w:rsidDel="00000000" w:rsidR="00000000" w:rsidRPr="00000000">
        <w:rPr>
          <w:sz w:val="24"/>
          <w:szCs w:val="24"/>
          <w:rtl w:val="0"/>
        </w:rPr>
        <w:t xml:space="preserve"> Presentar ante el juez información generada por inteligencia artificial sin verificar su exactitud (como citas inexistentes, jurisprudencia inventada o las denominadas </w:t>
      </w:r>
      <w:r w:rsidDel="00000000" w:rsidR="00000000" w:rsidRPr="00000000">
        <w:rPr>
          <w:i w:val="1"/>
          <w:iCs w:val="1"/>
          <w:sz w:val="24"/>
          <w:szCs w:val="24"/>
          <w:rtl w:val="0"/>
        </w:rPr>
        <w:t xml:space="preserve">alucinaciones</w:t>
      </w:r>
      <w:r w:rsidDel="00000000" w:rsidR="00000000" w:rsidRPr="00000000">
        <w:rPr>
          <w:sz w:val="24"/>
          <w:szCs w:val="24"/>
          <w:rtl w:val="0"/>
        </w:rPr>
        <w:t xml:space="preserve"> de los modelos generativos) compromete tanto el deber de diligencia frente al cliente como la lealtad procesal frente a la contraparte y a la administración de justicia.</w:t>
      </w:r>
    </w:p>
    <w:p w:rsidR="00000000" w:rsidDel="00000000" w:rsidP="00000000" w:rsidRDefault="00000000" w:rsidRPr="00000000" w14:paraId="0000007B">
      <w:pPr>
        <w:widowControl w:val="0"/>
        <w:numPr>
          <w:ilvl w:val="0"/>
          <w:numId w:val="1"/>
        </w:numPr>
        <w:spacing w:after="0" w:afterAutospacing="0" w:before="0" w:beforeAutospacing="0" w:line="360" w:lineRule="auto"/>
        <w:ind w:left="720" w:hanging="360"/>
        <w:jc w:val="both"/>
        <w:rPr>
          <w:sz w:val="24"/>
          <w:szCs w:val="24"/>
          <w:u w:val="none"/>
        </w:rPr>
      </w:pPr>
      <w:r w:rsidDel="00000000" w:rsidR="00000000" w:rsidRPr="00000000">
        <w:rPr>
          <w:b w:val="1"/>
          <w:bCs w:val="1"/>
          <w:sz w:val="24"/>
          <w:szCs w:val="24"/>
          <w:rtl w:val="0"/>
        </w:rPr>
        <w:t xml:space="preserve">Deber de información veraz al cliente.</w:t>
      </w:r>
      <w:r w:rsidDel="00000000" w:rsidR="00000000" w:rsidRPr="00000000">
        <w:rPr>
          <w:sz w:val="24"/>
          <w:szCs w:val="24"/>
          <w:rtl w:val="0"/>
        </w:rPr>
        <w:t xml:space="preserve"> Si el abogado utiliza herramientas de inteligencia artificial en la gestión del caso, el deber de informar con veracidad sobre las posibilidades reales del proceso, previsto en el artículo 28 de la Ley 1123 de 2007, le impide magnificar o minimizar los posibles resultados con fundamento en </w:t>
      </w:r>
      <w:r w:rsidDel="00000000" w:rsidR="00000000" w:rsidRPr="00000000">
        <w:rPr>
          <w:i w:val="1"/>
          <w:iCs w:val="1"/>
          <w:sz w:val="24"/>
          <w:szCs w:val="24"/>
          <w:rtl w:val="0"/>
        </w:rPr>
        <w:t xml:space="preserve">outputs</w:t>
      </w:r>
      <w:r w:rsidDel="00000000" w:rsidR="00000000" w:rsidRPr="00000000">
        <w:rPr>
          <w:sz w:val="24"/>
          <w:szCs w:val="24"/>
          <w:rtl w:val="0"/>
        </w:rPr>
        <w:t xml:space="preserve"> o respuestas generadas por la IA que no hayan sido previamente verificadas.</w:t>
      </w:r>
    </w:p>
    <w:p w:rsidR="00000000" w:rsidDel="00000000" w:rsidP="00000000" w:rsidRDefault="00000000" w:rsidRPr="00000000" w14:paraId="0000007C">
      <w:pPr>
        <w:widowControl w:val="0"/>
        <w:numPr>
          <w:ilvl w:val="0"/>
          <w:numId w:val="1"/>
        </w:numPr>
        <w:spacing w:after="240" w:before="0" w:beforeAutospacing="0" w:line="360" w:lineRule="auto"/>
        <w:ind w:left="720" w:hanging="360"/>
        <w:jc w:val="both"/>
        <w:rPr>
          <w:sz w:val="24"/>
          <w:szCs w:val="24"/>
          <w:u w:val="none"/>
        </w:rPr>
      </w:pPr>
      <w:r w:rsidDel="00000000" w:rsidR="00000000" w:rsidRPr="00000000">
        <w:rPr>
          <w:b w:val="1"/>
          <w:bCs w:val="1"/>
          <w:sz w:val="24"/>
          <w:szCs w:val="24"/>
          <w:rtl w:val="0"/>
        </w:rPr>
        <w:t xml:space="preserve">Deber de respetar el secreto profesional.</w:t>
      </w:r>
      <w:r w:rsidDel="00000000" w:rsidR="00000000" w:rsidRPr="00000000">
        <w:rPr>
          <w:sz w:val="24"/>
          <w:szCs w:val="24"/>
          <w:rtl w:val="0"/>
        </w:rPr>
        <w:t xml:space="preserve"> Incorporar información del cliente en herramientas de inteligencia artificial generativa que no ofrezcan garantías suficientes de confidencialidad y protección de datos puede vulnerar el deber de reserva profesional, especialmente cuando se trata de plataformas que utilizan la información suministrada para entrenar sus modelos o cuyos términos de uso no garantizan la adecuada protección de los datos.</w:t>
      </w:r>
    </w:p>
    <w:p w:rsidR="00000000" w:rsidDel="00000000" w:rsidP="00000000" w:rsidRDefault="00000000" w:rsidRPr="00000000" w14:paraId="0000007D">
      <w:pPr>
        <w:widowControl w:val="0"/>
        <w:spacing w:after="240" w:before="240" w:line="360" w:lineRule="auto"/>
        <w:jc w:val="both"/>
        <w:rPr>
          <w:sz w:val="24"/>
          <w:szCs w:val="24"/>
        </w:rPr>
      </w:pPr>
      <w:r w:rsidDel="00000000" w:rsidR="00000000" w:rsidRPr="00000000">
        <w:rPr>
          <w:sz w:val="24"/>
          <w:szCs w:val="24"/>
          <w:rtl w:val="0"/>
        </w:rPr>
        <w:t xml:space="preserve">En consecuencia, la incorporación de herramientas de inteligencia artificial al ejercicio de la función jurisdiccional y de la profesión jurídica no implica la creación de deberes completamente nuevos, sino la reinterpretación de los deberes éticos, constitucionales y legales ya existentes frente a un nuevo contexto tecnológico. Tanto jueces como abogados continúan obligados a actuar con independencia, diligencia, probidad, lealtad procesal y respeto por los derechos fundamentales; sin embargo, el uso de sistemas de inteligencia artificial exige que dichas obligaciones se materialicen mediante deberes específicos de supervisión humana, verificación de la información generada, transparencia en su utilización, protección de los datos personales, prevención de sesgos algorítmicos y motivación autónoma de las decisiones.</w:t>
      </w:r>
    </w:p>
    <w:p w:rsidR="00000000" w:rsidDel="00000000" w:rsidP="00000000" w:rsidRDefault="00000000" w:rsidRPr="00000000" w14:paraId="0000007E">
      <w:pPr>
        <w:widowControl w:val="0"/>
        <w:spacing w:after="240" w:before="240" w:line="360" w:lineRule="auto"/>
        <w:jc w:val="both"/>
        <w:rPr>
          <w:sz w:val="24"/>
          <w:szCs w:val="24"/>
        </w:rPr>
      </w:pPr>
      <w:r w:rsidDel="00000000" w:rsidR="00000000" w:rsidRPr="00000000">
        <w:rPr>
          <w:sz w:val="24"/>
          <w:szCs w:val="24"/>
          <w:rtl w:val="0"/>
        </w:rPr>
        <w:t xml:space="preserve">Asimismo, el incumplimiento de estos deberes puede comprometer no solo la validez constitucional de las actuaciones judiciales, sino también generar responsabilidad disciplinaria, civil o incluso penal, según las circunstancias de cada caso. La utilización de herramientas de inteligencia artificial no constituye una causal de exoneración de responsabilidad, pues quien adopta la decisión, suscribe un escrito o representa los intereses de una parte continúa siendo el juez o el abogado. En este sentido, la inteligencia artificial debe concebirse como una herramienta de apoyo al razonamiento jurídico y no como un sustituto de la función humana, garantizando que la innovación tecnológica se armonice con los principios del Estado Social de Derecho y con las garantías propias del debido proceso.</w:t>
      </w:r>
    </w:p>
    <w:p w:rsidR="00000000" w:rsidDel="00000000" w:rsidP="00000000" w:rsidRDefault="00000000" w:rsidRPr="00000000" w14:paraId="0000007F">
      <w:pPr>
        <w:widowControl w:val="0"/>
        <w:spacing w:after="0" w:before="0" w:line="360" w:lineRule="auto"/>
        <w:ind w:left="0" w:firstLine="0"/>
        <w:jc w:val="left"/>
        <w:rPr>
          <w:b w:val="1"/>
          <w:bCs w:val="1"/>
          <w:sz w:val="24"/>
          <w:szCs w:val="24"/>
        </w:rPr>
      </w:pPr>
      <w:r w:rsidDel="00000000" w:rsidR="00000000" w:rsidRPr="00000000">
        <w:rPr>
          <w:rtl w:val="0"/>
        </w:rPr>
      </w:r>
    </w:p>
    <w:p w:rsidR="00000000" w:rsidDel="00000000" w:rsidP="00000000" w:rsidRDefault="00000000" w:rsidRPr="00000000" w14:paraId="00000080">
      <w:pPr>
        <w:widowControl w:val="0"/>
        <w:spacing w:after="0" w:before="0" w:line="360" w:lineRule="auto"/>
        <w:ind w:left="0" w:firstLine="0"/>
        <w:jc w:val="center"/>
        <w:rPr>
          <w:sz w:val="24"/>
          <w:szCs w:val="24"/>
        </w:rPr>
      </w:pPr>
      <w:r w:rsidDel="00000000" w:rsidR="00000000" w:rsidRPr="00000000">
        <w:rPr>
          <w:b w:val="1"/>
          <w:bCs w:val="1"/>
          <w:sz w:val="24"/>
          <w:szCs w:val="24"/>
          <w:rtl w:val="0"/>
        </w:rPr>
        <w:t xml:space="preserve">4. PROPUESTA DEL ESTÁNDAR ÉTICO DEL DEBIDO PROCESO ALGORÍTMICO EN LA JURISDICCIÓN CONSTITUCIONAL: MANUAL DE BUENAS PRÁCTICAS PARA LA APLICACIÓN DE INTELIGENCIA ARTIFICIAL EN LA JURISDICCIÓN CONSTITUCIONAL.</w:t>
      </w:r>
      <w:r w:rsidDel="00000000" w:rsidR="00000000" w:rsidRPr="00000000">
        <w:rPr>
          <w:rtl w:val="0"/>
        </w:rPr>
      </w:r>
    </w:p>
    <w:p w:rsidR="00000000" w:rsidDel="00000000" w:rsidP="00000000" w:rsidRDefault="00000000" w:rsidRPr="00000000" w14:paraId="00000081">
      <w:pPr>
        <w:widowControl w:val="0"/>
        <w:spacing w:after="0" w:before="0" w:line="360" w:lineRule="auto"/>
        <w:ind w:left="0" w:firstLine="0"/>
        <w:rPr>
          <w:sz w:val="24"/>
          <w:szCs w:val="24"/>
        </w:rPr>
      </w:pPr>
      <w:r w:rsidDel="00000000" w:rsidR="00000000" w:rsidRPr="00000000">
        <w:rPr>
          <w:rtl w:val="0"/>
        </w:rPr>
      </w:r>
    </w:p>
    <w:p w:rsidR="00000000" w:rsidDel="00000000" w:rsidP="00000000" w:rsidRDefault="00000000" w:rsidRPr="00000000" w14:paraId="00000082">
      <w:pPr>
        <w:widowControl w:val="0"/>
        <w:spacing w:after="0" w:before="0" w:line="360" w:lineRule="auto"/>
        <w:ind w:left="0" w:firstLine="0"/>
        <w:rPr>
          <w:b w:val="1"/>
          <w:bCs w:val="1"/>
          <w:sz w:val="24"/>
          <w:szCs w:val="24"/>
        </w:rPr>
      </w:pPr>
      <w:r w:rsidDel="00000000" w:rsidR="00000000" w:rsidRPr="00000000">
        <w:rPr>
          <w:b w:val="1"/>
          <w:bCs w:val="1"/>
          <w:sz w:val="24"/>
          <w:szCs w:val="24"/>
          <w:rtl w:val="0"/>
        </w:rPr>
        <w:t xml:space="preserve">4.1 FUNDAMENTOS ÉTICOS Y NORMATIVOS DEL ESTÁNDAR. </w:t>
      </w:r>
    </w:p>
    <w:p w:rsidR="00000000" w:rsidDel="00000000" w:rsidP="00000000" w:rsidRDefault="00000000" w:rsidRPr="00000000" w14:paraId="00000083">
      <w:pPr>
        <w:widowControl w:val="0"/>
        <w:spacing w:after="240" w:before="240" w:line="360" w:lineRule="auto"/>
        <w:jc w:val="both"/>
        <w:rPr>
          <w:sz w:val="24"/>
          <w:szCs w:val="24"/>
        </w:rPr>
      </w:pPr>
      <w:r w:rsidDel="00000000" w:rsidR="00000000" w:rsidRPr="00000000">
        <w:rPr>
          <w:sz w:val="24"/>
          <w:szCs w:val="24"/>
          <w:rtl w:val="0"/>
        </w:rPr>
        <w:t xml:space="preserve">El estándar de buenas prácticas para la utilización de sistemas de IA por los operadores judiciales encuentra su fundamento en un conjunto de principios éticos y normas nacionales e internacionales que orientan el desarrollo, implementación y supervisión de estas herramientas tecnológicas en el ejercicio de la función jurisdiccional. En el ámbito internacional, constituye un referente la Recomendación sobre la Ética de la IA de la UNESCO (2021), que consagra principios como la proporcionalidad e inocuidad, la equidad y no discriminación, la sostenibilidad, la protección de la intimidad y los datos personales, la supervisión humana, la transparencia y explicabilidad, y la responsabilidad. A ello se suman los Principios de la OCDE sobre IA, el Convenio Marco del Consejo de Europa sobre IA, Derechos Humanos, Democracia y Estado de Derecho (CETS 225) y el Reglamento (UE) sobre IA, el cual adopta un enfoque basado en el riesgo y clasifica como de alto riesgo el empleo de dichos sistemas en la administración de justicia. </w:t>
      </w:r>
    </w:p>
    <w:p w:rsidR="00000000" w:rsidDel="00000000" w:rsidP="00000000" w:rsidRDefault="00000000" w:rsidRPr="00000000" w14:paraId="00000084">
      <w:pPr>
        <w:widowControl w:val="0"/>
        <w:spacing w:after="240" w:before="240" w:line="360" w:lineRule="auto"/>
        <w:jc w:val="both"/>
        <w:rPr>
          <w:sz w:val="24"/>
          <w:szCs w:val="24"/>
        </w:rPr>
      </w:pPr>
      <w:r w:rsidDel="00000000" w:rsidR="00000000" w:rsidRPr="00000000">
        <w:rPr>
          <w:sz w:val="24"/>
          <w:szCs w:val="24"/>
          <w:rtl w:val="0"/>
        </w:rPr>
        <w:t xml:space="preserve">En el ámbito nacional, el estándar se sustenta en los lineamientos de política pública contenidos en el CONPES 3975 de 2019, el CONPES 4144 de 2025 y el Marco Ético para la IA en Colombia, los cuales promueven su desarrollo y uso responsable con enfoque de derechos. Asimismo, encuentra respaldo en el régimen constitucional y legal de protección de datos personales y transparencia, particularmente en el art. 15 de la C.P., desarrollado por la Ley Estatutaria 1581 de 2012, que establece el régimen general de protección de datos personales y una protección reforzada respecto de los datos sensibles, así como en la Ley 1712 de 2014, que regula el derecho de acceso a la información pública y el principio de transparencia. Desde la perspectiva jurisprudencial, la Corte Constitucional ha consolidado una línea de decisión integrada, entre otras, por las sentencias T-323 de 2024, T-067 de 2025 y T-008 de 2026, en las cuales se fijan criterios orientadores para el uso constitucionalmente admisible de estas herramientas en la actividad judicial.</w:t>
      </w:r>
    </w:p>
    <w:p w:rsidR="00000000" w:rsidDel="00000000" w:rsidP="00000000" w:rsidRDefault="00000000" w:rsidRPr="00000000" w14:paraId="00000085">
      <w:pPr>
        <w:widowControl w:val="0"/>
        <w:spacing w:after="240" w:before="240" w:line="360" w:lineRule="auto"/>
        <w:jc w:val="both"/>
        <w:rPr>
          <w:sz w:val="24"/>
          <w:szCs w:val="24"/>
        </w:rPr>
      </w:pPr>
      <w:r w:rsidDel="00000000" w:rsidR="00000000" w:rsidRPr="00000000">
        <w:rPr>
          <w:sz w:val="24"/>
          <w:szCs w:val="24"/>
          <w:rtl w:val="0"/>
        </w:rPr>
        <w:t xml:space="preserve">La articulación sistemática de estas fuentes éticas, normativas y jurisprudenciales permite afirmar que el ordenamiento jurídico ofrece un fundamento suficiente para estructurar un estándar de debido proceso algorítmico como desarrollo del art. 29 de la C.P. </w:t>
      </w:r>
    </w:p>
    <w:p w:rsidR="00000000" w:rsidDel="00000000" w:rsidP="00000000" w:rsidRDefault="00000000" w:rsidRPr="00000000" w14:paraId="00000086">
      <w:pPr>
        <w:widowControl w:val="0"/>
        <w:spacing w:after="240" w:before="240" w:line="360" w:lineRule="auto"/>
        <w:jc w:val="both"/>
        <w:rPr>
          <w:b w:val="1"/>
          <w:bCs w:val="1"/>
          <w:sz w:val="24"/>
          <w:szCs w:val="24"/>
        </w:rPr>
      </w:pPr>
      <w:r w:rsidDel="00000000" w:rsidR="00000000" w:rsidRPr="00000000">
        <w:rPr>
          <w:b w:val="1"/>
          <w:bCs w:val="1"/>
          <w:sz w:val="24"/>
          <w:szCs w:val="24"/>
          <w:rtl w:val="0"/>
        </w:rPr>
        <w:t xml:space="preserve">4.2 PRINCIPIOS DEL ESTÁNDAR ÉTICO. </w:t>
      </w:r>
      <w:r w:rsidDel="00000000" w:rsidR="00000000" w:rsidRPr="00000000">
        <w:rPr>
          <w:rtl w:val="0"/>
        </w:rPr>
      </w:r>
    </w:p>
    <w:p w:rsidR="00000000" w:rsidDel="00000000" w:rsidP="00000000" w:rsidRDefault="00000000" w:rsidRPr="00000000" w14:paraId="00000087">
      <w:pPr>
        <w:widowControl w:val="0"/>
        <w:spacing w:after="240" w:before="240" w:line="360" w:lineRule="auto"/>
        <w:jc w:val="both"/>
        <w:rPr>
          <w:sz w:val="24"/>
          <w:szCs w:val="24"/>
        </w:rPr>
      </w:pPr>
      <w:r w:rsidDel="00000000" w:rsidR="00000000" w:rsidRPr="00000000">
        <w:rPr>
          <w:sz w:val="24"/>
          <w:szCs w:val="24"/>
          <w:rtl w:val="0"/>
        </w:rPr>
        <w:t xml:space="preserve">El estándar ético se estructura a partir de un conjunto de principios que orientan la utilización de sistemas de inteligencia artificial por los operadores judiciales. Estos principios se concretan en reglas operativas verificables, dirigidas a garantizar que el empleo de estas tecnologías sea compatible con las exigencias del debido proceso, la ética judicial y la protección de los derechos fundamentales.</w:t>
      </w:r>
    </w:p>
    <w:p w:rsidR="00000000" w:rsidDel="00000000" w:rsidP="00000000" w:rsidRDefault="00000000" w:rsidRPr="00000000" w14:paraId="00000088">
      <w:pPr>
        <w:widowControl w:val="0"/>
        <w:spacing w:after="240" w:before="240" w:line="360" w:lineRule="auto"/>
        <w:jc w:val="both"/>
        <w:rPr>
          <w:sz w:val="24"/>
          <w:szCs w:val="24"/>
        </w:rPr>
      </w:pPr>
      <w:r w:rsidDel="00000000" w:rsidR="00000000" w:rsidRPr="00000000">
        <w:rPr>
          <w:b w:val="1"/>
          <w:bCs w:val="1"/>
          <w:sz w:val="24"/>
          <w:szCs w:val="24"/>
          <w:rtl w:val="0"/>
        </w:rPr>
        <w:t xml:space="preserve">(i) Transparencia y explicabilidad.</w:t>
      </w:r>
      <w:r w:rsidDel="00000000" w:rsidR="00000000" w:rsidRPr="00000000">
        <w:rPr>
          <w:sz w:val="24"/>
          <w:szCs w:val="24"/>
          <w:rtl w:val="0"/>
        </w:rPr>
        <w:t xml:space="preserve"> Toda utilización de sistemas de inteligencia artificial en la actividad jurisdiccional debe ser identificable, documentada y susceptible de explicación. El operador judicial deberá dejar constancia del uso de la herramienta tecnológica, precisar la finalidad para la cual fue empleada y delimitar el alcance de su intervención dentro del proceso decisorio. Asimismo, deberá estar en capacidad de ofrecer una explicación comprensible sobre la forma en que la herramienta contribuyó al resultado obtenido. La transparencia comprende una dimensión institucional, relacionada con la divulgación de los sistemas utilizados por la Rama Judicial, y una dimensión individual, referida a la obligación de informar su utilización en cada actuación judicial concreta.</w:t>
      </w:r>
    </w:p>
    <w:p w:rsidR="00000000" w:rsidDel="00000000" w:rsidP="00000000" w:rsidRDefault="00000000" w:rsidRPr="00000000" w14:paraId="00000089">
      <w:pPr>
        <w:widowControl w:val="0"/>
        <w:spacing w:after="240" w:before="240" w:line="360" w:lineRule="auto"/>
        <w:jc w:val="both"/>
        <w:rPr>
          <w:sz w:val="24"/>
          <w:szCs w:val="24"/>
        </w:rPr>
      </w:pPr>
      <w:r w:rsidDel="00000000" w:rsidR="00000000" w:rsidRPr="00000000">
        <w:rPr>
          <w:b w:val="1"/>
          <w:bCs w:val="1"/>
          <w:sz w:val="24"/>
          <w:szCs w:val="24"/>
          <w:rtl w:val="0"/>
        </w:rPr>
        <w:t xml:space="preserve">(ii) Control humano significativo y no sustitución del juez.</w:t>
      </w:r>
      <w:r w:rsidDel="00000000" w:rsidR="00000000" w:rsidRPr="00000000">
        <w:rPr>
          <w:sz w:val="24"/>
          <w:szCs w:val="24"/>
          <w:rtl w:val="0"/>
        </w:rPr>
        <w:t xml:space="preserve"> La inteligencia artificial constituye una herramienta de apoyo a la función jurisdiccional y no un mecanismo de sustitución del razonamiento judicial. En consecuencia, ninguna decisión que pueda afectar derechos fundamentales podrá adoptarse de manera exclusivamente automatizada. Corresponde al operador judicial verificar, validar y asumir plenamente el contenido de la decisión, conservando el control efectivo del razonamiento jurídico y la responsabilidad por el ejercicio de una función jurisdiccional que, por su naturaleza, es indelegable.</w:t>
      </w:r>
    </w:p>
    <w:p w:rsidR="00000000" w:rsidDel="00000000" w:rsidP="00000000" w:rsidRDefault="00000000" w:rsidRPr="00000000" w14:paraId="0000008A">
      <w:pPr>
        <w:widowControl w:val="0"/>
        <w:spacing w:after="240" w:before="240" w:line="360" w:lineRule="auto"/>
        <w:jc w:val="both"/>
        <w:rPr>
          <w:sz w:val="24"/>
          <w:szCs w:val="24"/>
        </w:rPr>
      </w:pPr>
      <w:r w:rsidDel="00000000" w:rsidR="00000000" w:rsidRPr="00000000">
        <w:rPr>
          <w:b w:val="1"/>
          <w:bCs w:val="1"/>
          <w:sz w:val="24"/>
          <w:szCs w:val="24"/>
          <w:rtl w:val="0"/>
        </w:rPr>
        <w:t xml:space="preserve">(iii) Responsabilidad y rendición de cuentas.</w:t>
      </w:r>
      <w:r w:rsidDel="00000000" w:rsidR="00000000" w:rsidRPr="00000000">
        <w:rPr>
          <w:sz w:val="24"/>
          <w:szCs w:val="24"/>
          <w:rtl w:val="0"/>
        </w:rPr>
        <w:t xml:space="preserve"> La utilización de sistemas de inteligencia artificial no modifica el régimen de responsabilidad propio de la función jurisdiccional. Toda actuación apoyada en estas tecnologías debe permitir identificar al operador judicial responsable de la decisión y asegurar que la institución disponga de mecanismos de supervisión, seguimiento y rendición de cuentas respecto de la implementación y utilización de dichas herramientas.</w:t>
      </w:r>
    </w:p>
    <w:p w:rsidR="00000000" w:rsidDel="00000000" w:rsidP="00000000" w:rsidRDefault="00000000" w:rsidRPr="00000000" w14:paraId="0000008B">
      <w:pPr>
        <w:widowControl w:val="0"/>
        <w:spacing w:after="240" w:before="240" w:line="360" w:lineRule="auto"/>
        <w:jc w:val="both"/>
        <w:rPr>
          <w:sz w:val="24"/>
          <w:szCs w:val="24"/>
        </w:rPr>
      </w:pPr>
      <w:r w:rsidDel="00000000" w:rsidR="00000000" w:rsidRPr="00000000">
        <w:rPr>
          <w:b w:val="1"/>
          <w:bCs w:val="1"/>
          <w:sz w:val="24"/>
          <w:szCs w:val="24"/>
          <w:rtl w:val="0"/>
        </w:rPr>
        <w:t xml:space="preserve">(iv) Igualdad y no discriminación.</w:t>
      </w:r>
      <w:r w:rsidDel="00000000" w:rsidR="00000000" w:rsidRPr="00000000">
        <w:rPr>
          <w:sz w:val="24"/>
          <w:szCs w:val="24"/>
          <w:rtl w:val="0"/>
        </w:rPr>
        <w:t xml:space="preserve"> El uso de sistemas de inteligencia artificial deberá prevenir la producción de resultados discriminatorios o injustificadamente diferenciados. Para ello, será necesario identificar, evaluar y mitigar los riesgos asociados a sesgos algorítmicos, errores sistemáticos y alucinaciones, prestando especial atención a los sujetos de especial protección constitucional. Cuando existan indicios razonables de sesgos o de afectación de derechos fundamentales, deberá suspenderse el uso de la herramienta hasta que dichos riesgos hayan sido corregidos. En este sentido, el precedente </w:t>
      </w:r>
      <w:r w:rsidDel="00000000" w:rsidR="00000000" w:rsidRPr="00000000">
        <w:rPr>
          <w:i w:val="1"/>
          <w:iCs w:val="1"/>
          <w:sz w:val="24"/>
          <w:szCs w:val="24"/>
          <w:rtl w:val="0"/>
        </w:rPr>
        <w:t xml:space="preserve">Ewert v. Canada</w:t>
      </w:r>
      <w:r w:rsidDel="00000000" w:rsidR="00000000" w:rsidRPr="00000000">
        <w:rPr>
          <w:sz w:val="24"/>
          <w:szCs w:val="24"/>
          <w:rtl w:val="0"/>
        </w:rPr>
        <w:t xml:space="preserve"> evidencia que la apariencia de objetividad tecnológica no exime del deber de validar previamente la confiabilidad y adecuación de los sistemas utilizados.</w:t>
      </w:r>
    </w:p>
    <w:p w:rsidR="00000000" w:rsidDel="00000000" w:rsidP="00000000" w:rsidRDefault="00000000" w:rsidRPr="00000000" w14:paraId="0000008C">
      <w:pPr>
        <w:widowControl w:val="0"/>
        <w:spacing w:after="240" w:before="240" w:line="360" w:lineRule="auto"/>
        <w:jc w:val="both"/>
        <w:rPr>
          <w:sz w:val="24"/>
          <w:szCs w:val="24"/>
        </w:rPr>
      </w:pPr>
      <w:r w:rsidDel="00000000" w:rsidR="00000000" w:rsidRPr="00000000">
        <w:rPr>
          <w:b w:val="1"/>
          <w:bCs w:val="1"/>
          <w:sz w:val="24"/>
          <w:szCs w:val="24"/>
          <w:rtl w:val="0"/>
        </w:rPr>
        <w:t xml:space="preserve">(v) Protección de datos personales y minimización.</w:t>
      </w:r>
      <w:r w:rsidDel="00000000" w:rsidR="00000000" w:rsidRPr="00000000">
        <w:rPr>
          <w:sz w:val="24"/>
          <w:szCs w:val="24"/>
          <w:rtl w:val="0"/>
        </w:rPr>
        <w:t xml:space="preserve"> El tratamiento de datos personales mediante sistemas de inteligencia artificial deberá ajustarse a las normas constitucionales y legales sobre </w:t>
      </w:r>
      <w:r w:rsidDel="00000000" w:rsidR="00000000" w:rsidRPr="00000000">
        <w:rPr>
          <w:i w:val="1"/>
          <w:iCs w:val="1"/>
          <w:sz w:val="24"/>
          <w:szCs w:val="24"/>
          <w:rtl w:val="0"/>
        </w:rPr>
        <w:t xml:space="preserve">habeas data</w:t>
      </w:r>
      <w:r w:rsidDel="00000000" w:rsidR="00000000" w:rsidRPr="00000000">
        <w:rPr>
          <w:sz w:val="24"/>
          <w:szCs w:val="24"/>
          <w:rtl w:val="0"/>
        </w:rPr>
        <w:t xml:space="preserve">, garantizando los principios de finalidad, necesidad, minimización, seguridad y confidencialidad. En consecuencia, deberá evitarse el ingreso de datos sensibles o de información sometida a reserva en plataformas que no ofrezcan garantías suficientes de protección, privilegiando, cuando sea posible, mecanismos de anonimización o seudonimización compatibles con la finalidad del tratamiento.</w:t>
      </w:r>
    </w:p>
    <w:p w:rsidR="00000000" w:rsidDel="00000000" w:rsidP="00000000" w:rsidRDefault="00000000" w:rsidRPr="00000000" w14:paraId="0000008D">
      <w:pPr>
        <w:widowControl w:val="0"/>
        <w:spacing w:after="240" w:before="240" w:line="360" w:lineRule="auto"/>
        <w:jc w:val="both"/>
        <w:rPr>
          <w:sz w:val="24"/>
          <w:szCs w:val="24"/>
        </w:rPr>
      </w:pPr>
      <w:r w:rsidDel="00000000" w:rsidR="00000000" w:rsidRPr="00000000">
        <w:rPr>
          <w:b w:val="1"/>
          <w:bCs w:val="1"/>
          <w:sz w:val="24"/>
          <w:szCs w:val="24"/>
          <w:rtl w:val="0"/>
        </w:rPr>
        <w:t xml:space="preserve">(vi) Trazabilidad y auditabilidad.</w:t>
      </w:r>
      <w:r w:rsidDel="00000000" w:rsidR="00000000" w:rsidRPr="00000000">
        <w:rPr>
          <w:sz w:val="24"/>
          <w:szCs w:val="24"/>
          <w:rtl w:val="0"/>
        </w:rPr>
        <w:t xml:space="preserve"> Toda utilización de sistemas de inteligencia artificial deberá ser susceptible de reconstrucción y control posterior. Para ello, será necesario conservar registros que permitan identificar la herramienta empleada, la finalidad de su utilización, el operador judicial que la utilizó, el momento de su intervención y la incidencia que tuvo en la actuación procesal, asegurando la disponibilidad de la documentación necesaria para la realización de auditorías y mecanismos de control institucional.</w:t>
      </w:r>
    </w:p>
    <w:p w:rsidR="00000000" w:rsidDel="00000000" w:rsidP="00000000" w:rsidRDefault="00000000" w:rsidRPr="00000000" w14:paraId="0000008E">
      <w:pPr>
        <w:widowControl w:val="0"/>
        <w:spacing w:after="240" w:before="240" w:line="360" w:lineRule="auto"/>
        <w:jc w:val="both"/>
        <w:rPr>
          <w:sz w:val="24"/>
          <w:szCs w:val="24"/>
        </w:rPr>
      </w:pPr>
      <w:r w:rsidDel="00000000" w:rsidR="00000000" w:rsidRPr="00000000">
        <w:rPr>
          <w:b w:val="1"/>
          <w:bCs w:val="1"/>
          <w:sz w:val="24"/>
          <w:szCs w:val="24"/>
          <w:rtl w:val="0"/>
        </w:rPr>
        <w:t xml:space="preserve">(vii) Proporcionalidad y prevención de riesgos.</w:t>
      </w:r>
      <w:r w:rsidDel="00000000" w:rsidR="00000000" w:rsidRPr="00000000">
        <w:rPr>
          <w:sz w:val="24"/>
          <w:szCs w:val="24"/>
          <w:rtl w:val="0"/>
        </w:rPr>
        <w:t xml:space="preserve"> La utilización de sistemas de inteligencia artificial deberá responder a un juicio de proporcionalidad que valore su idoneidad, necesidad y razonabilidad frente a la finalidad perseguida. Su empleo únicamente será admisible cuando contribuya efectivamente al cumplimiento de los fines de la administración de justicia y no genere riesgos desproporcionados para los derechos fundamentales. En aplicación del principio de no maleficencia, el operador judicial deberá identificar, evaluar y mitigar los riesgos previsibles antes, durante y después del uso de estas herramientas, adoptando las medidas preventivas necesarias para evitar la producción de daños.</w:t>
      </w:r>
    </w:p>
    <w:p w:rsidR="00000000" w:rsidDel="00000000" w:rsidP="00000000" w:rsidRDefault="00000000" w:rsidRPr="00000000" w14:paraId="0000008F">
      <w:pPr>
        <w:widowControl w:val="0"/>
        <w:spacing w:after="240" w:before="240" w:line="360" w:lineRule="auto"/>
        <w:ind w:left="1440" w:firstLine="0"/>
        <w:jc w:val="both"/>
        <w:rPr>
          <w:sz w:val="24"/>
          <w:szCs w:val="24"/>
        </w:rPr>
      </w:pPr>
      <w:r w:rsidDel="00000000" w:rsidR="00000000" w:rsidRPr="00000000">
        <w:rPr>
          <w:color w:val="ff0000"/>
          <w:sz w:val="24"/>
          <w:szCs w:val="24"/>
          <w:rtl w:val="0"/>
        </w:rPr>
        <w:t xml:space="preserve">Corrección de sesgos</w:t>
      </w:r>
      <w:r w:rsidDel="00000000" w:rsidR="00000000" w:rsidRPr="00000000">
        <w:rPr>
          <w:rtl w:val="0"/>
        </w:rPr>
      </w:r>
    </w:p>
    <w:p w:rsidR="00000000" w:rsidDel="00000000" w:rsidP="00000000" w:rsidRDefault="00000000" w:rsidRPr="00000000" w14:paraId="00000090">
      <w:pPr>
        <w:widowControl w:val="0"/>
        <w:spacing w:after="240" w:before="240" w:line="360" w:lineRule="auto"/>
        <w:ind w:left="1440" w:firstLine="0"/>
        <w:jc w:val="both"/>
        <w:rPr>
          <w:sz w:val="24"/>
          <w:szCs w:val="24"/>
        </w:rPr>
      </w:pPr>
      <w:r w:rsidDel="00000000" w:rsidR="00000000" w:rsidRPr="00000000">
        <w:rPr>
          <w:color w:val="ff0000"/>
          <w:sz w:val="24"/>
          <w:szCs w:val="24"/>
          <w:rtl w:val="0"/>
        </w:rPr>
        <w:t xml:space="preserve">Principio de primacía de los derechos fundamentales.</w:t>
      </w:r>
      <w:r w:rsidDel="00000000" w:rsidR="00000000" w:rsidRPr="00000000">
        <w:rPr>
          <w:rtl w:val="0"/>
        </w:rPr>
      </w:r>
    </w:p>
    <w:p w:rsidR="00000000" w:rsidDel="00000000" w:rsidP="00000000" w:rsidRDefault="00000000" w:rsidRPr="00000000" w14:paraId="00000091">
      <w:pPr>
        <w:widowControl w:val="0"/>
        <w:spacing w:after="0" w:before="0" w:line="360" w:lineRule="auto"/>
        <w:ind w:left="0" w:firstLine="0"/>
        <w:jc w:val="both"/>
        <w:rPr>
          <w:sz w:val="24"/>
          <w:szCs w:val="24"/>
        </w:rPr>
      </w:pPr>
      <w:r w:rsidDel="00000000" w:rsidR="00000000" w:rsidRPr="00000000">
        <w:rPr>
          <w:b w:val="1"/>
          <w:bCs w:val="1"/>
          <w:sz w:val="24"/>
          <w:szCs w:val="24"/>
          <w:rtl w:val="0"/>
        </w:rPr>
        <w:t xml:space="preserve">4.3 ÁMBITO Y DESTINATARIOS. </w:t>
      </w:r>
      <w:r w:rsidDel="00000000" w:rsidR="00000000" w:rsidRPr="00000000">
        <w:rPr>
          <w:sz w:val="24"/>
          <w:szCs w:val="24"/>
          <w:rtl w:val="0"/>
        </w:rPr>
        <w:t xml:space="preserve"> </w:t>
      </w:r>
    </w:p>
    <w:p w:rsidR="00000000" w:rsidDel="00000000" w:rsidP="00000000" w:rsidRDefault="00000000" w:rsidRPr="00000000" w14:paraId="00000092">
      <w:pPr>
        <w:widowControl w:val="0"/>
        <w:spacing w:after="0" w:before="0" w:line="360" w:lineRule="auto"/>
        <w:ind w:left="0" w:firstLine="0"/>
        <w:jc w:val="both"/>
        <w:rPr>
          <w:sz w:val="24"/>
          <w:szCs w:val="24"/>
        </w:rPr>
      </w:pPr>
      <w:r w:rsidDel="00000000" w:rsidR="00000000" w:rsidRPr="00000000">
        <w:rPr>
          <w:rtl w:val="0"/>
        </w:rPr>
      </w:r>
    </w:p>
    <w:p w:rsidR="00000000" w:rsidDel="00000000" w:rsidP="00000000" w:rsidRDefault="00000000" w:rsidRPr="00000000" w14:paraId="00000093">
      <w:pPr>
        <w:widowControl w:val="0"/>
        <w:spacing w:after="0" w:before="0" w:line="360" w:lineRule="auto"/>
        <w:ind w:left="0" w:firstLine="0"/>
        <w:jc w:val="both"/>
        <w:rPr>
          <w:sz w:val="24"/>
          <w:szCs w:val="24"/>
        </w:rPr>
      </w:pPr>
      <w:r w:rsidDel="00000000" w:rsidR="00000000" w:rsidRPr="00000000">
        <w:rPr>
          <w:sz w:val="24"/>
          <w:szCs w:val="24"/>
          <w:rtl w:val="0"/>
        </w:rPr>
        <w:t xml:space="preserve">El presente manual se dirige a todos los operadores judiciales con deberes diferenciadores de acuerdo a su intervención dentro del proceso judicial, los cuales se establecen de la siguiente manera:</w:t>
      </w:r>
    </w:p>
    <w:p w:rsidR="00000000" w:rsidDel="00000000" w:rsidP="00000000" w:rsidRDefault="00000000" w:rsidRPr="00000000" w14:paraId="00000094">
      <w:pPr>
        <w:widowControl w:val="0"/>
        <w:spacing w:after="0" w:before="0" w:line="360" w:lineRule="auto"/>
        <w:ind w:left="0" w:firstLine="0"/>
        <w:jc w:val="both"/>
        <w:rPr>
          <w:sz w:val="24"/>
          <w:szCs w:val="24"/>
        </w:rPr>
      </w:pPr>
      <w:r w:rsidDel="00000000" w:rsidR="00000000" w:rsidRPr="00000000">
        <w:rPr>
          <w:rtl w:val="0"/>
        </w:rPr>
      </w:r>
    </w:p>
    <w:p w:rsidR="00000000" w:rsidDel="00000000" w:rsidP="00000000" w:rsidRDefault="00000000" w:rsidRPr="00000000" w14:paraId="00000095">
      <w:pPr>
        <w:widowControl w:val="0"/>
        <w:numPr>
          <w:ilvl w:val="0"/>
          <w:numId w:val="4"/>
        </w:numPr>
        <w:spacing w:after="0" w:before="0" w:line="360" w:lineRule="auto"/>
        <w:ind w:left="720" w:hanging="360"/>
        <w:jc w:val="both"/>
        <w:rPr>
          <w:b w:val="1"/>
          <w:bCs w:val="1"/>
          <w:sz w:val="24"/>
          <w:szCs w:val="24"/>
        </w:rPr>
      </w:pPr>
      <w:r w:rsidDel="00000000" w:rsidR="00000000" w:rsidRPr="00000000">
        <w:rPr>
          <w:b w:val="1"/>
          <w:bCs w:val="1"/>
          <w:sz w:val="24"/>
          <w:szCs w:val="24"/>
          <w:rtl w:val="0"/>
        </w:rPr>
        <w:t xml:space="preserve">Magistrados y jueces: </w:t>
      </w:r>
      <w:r w:rsidDel="00000000" w:rsidR="00000000" w:rsidRPr="00000000">
        <w:rPr>
          <w:sz w:val="24"/>
          <w:szCs w:val="24"/>
          <w:rtl w:val="0"/>
        </w:rPr>
        <w:t xml:space="preserve">Su deber en la implementación de la inteligencia artificial corresponde al control humano, la motivación en las decisiones y la verificación del uso de IA en el uso del apoyo brindando. </w:t>
      </w:r>
    </w:p>
    <w:p w:rsidR="00000000" w:rsidDel="00000000" w:rsidP="00000000" w:rsidRDefault="00000000" w:rsidRPr="00000000" w14:paraId="00000096">
      <w:pPr>
        <w:widowControl w:val="0"/>
        <w:spacing w:after="0" w:before="0" w:line="360" w:lineRule="auto"/>
        <w:ind w:left="720" w:firstLine="0"/>
        <w:jc w:val="both"/>
        <w:rPr>
          <w:b w:val="1"/>
          <w:bCs w:val="1"/>
          <w:sz w:val="24"/>
          <w:szCs w:val="24"/>
        </w:rPr>
      </w:pPr>
      <w:r w:rsidDel="00000000" w:rsidR="00000000" w:rsidRPr="00000000">
        <w:rPr>
          <w:rtl w:val="0"/>
        </w:rPr>
      </w:r>
    </w:p>
    <w:p w:rsidR="00000000" w:rsidDel="00000000" w:rsidP="00000000" w:rsidRDefault="00000000" w:rsidRPr="00000000" w14:paraId="00000097">
      <w:pPr>
        <w:widowControl w:val="0"/>
        <w:numPr>
          <w:ilvl w:val="0"/>
          <w:numId w:val="4"/>
        </w:numPr>
        <w:spacing w:after="0" w:before="0" w:line="360" w:lineRule="auto"/>
        <w:ind w:left="720" w:hanging="360"/>
        <w:jc w:val="both"/>
        <w:rPr>
          <w:b w:val="1"/>
          <w:bCs w:val="1"/>
          <w:sz w:val="24"/>
          <w:szCs w:val="24"/>
          <w:u w:val="none"/>
        </w:rPr>
      </w:pPr>
      <w:r w:rsidDel="00000000" w:rsidR="00000000" w:rsidRPr="00000000">
        <w:rPr>
          <w:b w:val="1"/>
          <w:bCs w:val="1"/>
          <w:sz w:val="24"/>
          <w:szCs w:val="24"/>
          <w:rtl w:val="0"/>
        </w:rPr>
        <w:t xml:space="preserve">Magistrados auxiliares y sustanciadores: </w:t>
      </w:r>
      <w:r w:rsidDel="00000000" w:rsidR="00000000" w:rsidRPr="00000000">
        <w:rPr>
          <w:sz w:val="24"/>
          <w:szCs w:val="24"/>
          <w:rtl w:val="0"/>
        </w:rPr>
        <w:t xml:space="preserve">Al ser responsables en la elaboración de proyectos, motivaciones e insumos, les corresponde la verificación del contenido generado por IA y la observancia de la protección de datos personales. </w:t>
      </w:r>
    </w:p>
    <w:p w:rsidR="00000000" w:rsidDel="00000000" w:rsidP="00000000" w:rsidRDefault="00000000" w:rsidRPr="00000000" w14:paraId="00000098">
      <w:pPr>
        <w:widowControl w:val="0"/>
        <w:spacing w:after="0" w:before="0" w:line="360" w:lineRule="auto"/>
        <w:ind w:left="720" w:firstLine="0"/>
        <w:jc w:val="both"/>
        <w:rPr>
          <w:sz w:val="24"/>
          <w:szCs w:val="24"/>
        </w:rPr>
      </w:pPr>
      <w:r w:rsidDel="00000000" w:rsidR="00000000" w:rsidRPr="00000000">
        <w:rPr>
          <w:rtl w:val="0"/>
        </w:rPr>
      </w:r>
    </w:p>
    <w:p w:rsidR="00000000" w:rsidDel="00000000" w:rsidP="00000000" w:rsidRDefault="00000000" w:rsidRPr="00000000" w14:paraId="00000099">
      <w:pPr>
        <w:widowControl w:val="0"/>
        <w:numPr>
          <w:ilvl w:val="0"/>
          <w:numId w:val="4"/>
        </w:numPr>
        <w:spacing w:after="0" w:before="0" w:line="360" w:lineRule="auto"/>
        <w:ind w:left="720" w:hanging="360"/>
        <w:jc w:val="both"/>
        <w:rPr>
          <w:b w:val="1"/>
          <w:bCs w:val="1"/>
          <w:sz w:val="24"/>
          <w:szCs w:val="24"/>
        </w:rPr>
      </w:pPr>
      <w:r w:rsidDel="00000000" w:rsidR="00000000" w:rsidRPr="00000000">
        <w:rPr>
          <w:b w:val="1"/>
          <w:bCs w:val="1"/>
          <w:sz w:val="24"/>
          <w:szCs w:val="24"/>
          <w:rtl w:val="0"/>
        </w:rPr>
        <w:t xml:space="preserve">Profesionales de la rama judicial: </w:t>
      </w:r>
      <w:r w:rsidDel="00000000" w:rsidR="00000000" w:rsidRPr="00000000">
        <w:rPr>
          <w:sz w:val="24"/>
          <w:szCs w:val="24"/>
          <w:rtl w:val="0"/>
        </w:rPr>
        <w:t xml:space="preserve">Son los responsables de la gestión documental y el uso operativo de las herramientas; les corresponde la trazabilidad y el respeto de la reserva. </w:t>
      </w:r>
    </w:p>
    <w:p w:rsidR="00000000" w:rsidDel="00000000" w:rsidP="00000000" w:rsidRDefault="00000000" w:rsidRPr="00000000" w14:paraId="0000009A">
      <w:pPr>
        <w:widowControl w:val="0"/>
        <w:spacing w:after="240" w:before="240" w:line="360" w:lineRule="auto"/>
        <w:ind w:left="0" w:firstLine="0"/>
        <w:jc w:val="both"/>
        <w:rPr>
          <w:b w:val="1"/>
          <w:bCs w:val="1"/>
          <w:sz w:val="24"/>
          <w:szCs w:val="24"/>
        </w:rPr>
      </w:pPr>
      <w:r w:rsidDel="00000000" w:rsidR="00000000" w:rsidRPr="00000000">
        <w:rPr>
          <w:b w:val="1"/>
          <w:bCs w:val="1"/>
          <w:sz w:val="24"/>
          <w:szCs w:val="24"/>
          <w:rtl w:val="0"/>
        </w:rPr>
        <w:t xml:space="preserve">4.4 Protocolo por fases. </w:t>
      </w:r>
    </w:p>
    <w:p w:rsidR="00000000" w:rsidDel="00000000" w:rsidP="00000000" w:rsidRDefault="00000000" w:rsidRPr="00000000" w14:paraId="0000009B">
      <w:pPr>
        <w:widowControl w:val="0"/>
        <w:spacing w:after="240" w:before="240" w:line="360" w:lineRule="auto"/>
        <w:ind w:left="0" w:firstLine="0"/>
        <w:jc w:val="both"/>
        <w:rPr>
          <w:sz w:val="24"/>
          <w:szCs w:val="24"/>
        </w:rPr>
      </w:pPr>
      <w:r w:rsidDel="00000000" w:rsidR="00000000" w:rsidRPr="00000000">
        <w:rPr>
          <w:sz w:val="24"/>
          <w:szCs w:val="24"/>
          <w:rtl w:val="0"/>
        </w:rPr>
        <w:t xml:space="preserve">El protocolo debe dividirse en tres fases para su funcionamiento, de la siguiente manera: </w:t>
      </w:r>
    </w:p>
    <w:p w:rsidR="00000000" w:rsidDel="00000000" w:rsidP="00000000" w:rsidRDefault="00000000" w:rsidRPr="00000000" w14:paraId="0000009C">
      <w:pPr>
        <w:widowControl w:val="0"/>
        <w:spacing w:after="240" w:before="240" w:line="360" w:lineRule="auto"/>
        <w:ind w:left="0" w:firstLine="0"/>
        <w:jc w:val="both"/>
        <w:rPr>
          <w:sz w:val="24"/>
          <w:szCs w:val="24"/>
        </w:rPr>
      </w:pPr>
      <w:r w:rsidDel="00000000" w:rsidR="00000000" w:rsidRPr="00000000">
        <w:rPr>
          <w:b w:val="1"/>
          <w:bCs w:val="1"/>
          <w:sz w:val="24"/>
          <w:szCs w:val="24"/>
          <w:rtl w:val="0"/>
        </w:rPr>
        <w:t xml:space="preserve">4.4.1.</w:t>
      </w:r>
      <w:r w:rsidDel="00000000" w:rsidR="00000000" w:rsidRPr="00000000">
        <w:rPr>
          <w:sz w:val="24"/>
          <w:szCs w:val="24"/>
          <w:rtl w:val="0"/>
        </w:rPr>
        <w:t xml:space="preserve"> Antes de usar la IA, debe realizarse una selección y validación; mediante la verificación de que herramientas son las idóneas para la tarea y esté validada institucionalmente; comprobar sus condiciones de seguridad y de tratamiento de datos, descartando herramientas externas no autorizadas para datos sensibles o reservados definir con claridad el propósito del uso. </w:t>
      </w:r>
    </w:p>
    <w:p w:rsidR="00000000" w:rsidDel="00000000" w:rsidP="00000000" w:rsidRDefault="00000000" w:rsidRPr="00000000" w14:paraId="0000009D">
      <w:pPr>
        <w:widowControl w:val="0"/>
        <w:spacing w:after="240" w:before="240" w:line="360" w:lineRule="auto"/>
        <w:ind w:left="0" w:firstLine="0"/>
        <w:jc w:val="both"/>
        <w:rPr>
          <w:sz w:val="24"/>
          <w:szCs w:val="24"/>
        </w:rPr>
      </w:pPr>
      <w:r w:rsidDel="00000000" w:rsidR="00000000" w:rsidRPr="00000000">
        <w:rPr>
          <w:b w:val="1"/>
          <w:bCs w:val="1"/>
          <w:sz w:val="24"/>
          <w:szCs w:val="24"/>
          <w:rtl w:val="0"/>
        </w:rPr>
        <w:t xml:space="preserve">4.4.2 </w:t>
      </w:r>
      <w:r w:rsidDel="00000000" w:rsidR="00000000" w:rsidRPr="00000000">
        <w:rPr>
          <w:sz w:val="24"/>
          <w:szCs w:val="24"/>
          <w:rtl w:val="0"/>
        </w:rPr>
        <w:t xml:space="preserve">Durante el uso, debe realizarse la verificación y la no delegación; manteniendo el control del razonamiento, tratando el resultado como insumo y no como decision; verificar el veracidad de la información y la existencia y vigencia de las fuentes citadas, no introducir datos sensibles o reservados en herramientas inseguras, documentar el uso.  </w:t>
      </w:r>
    </w:p>
    <w:p w:rsidR="00000000" w:rsidDel="00000000" w:rsidP="00000000" w:rsidRDefault="00000000" w:rsidRPr="00000000" w14:paraId="0000009E">
      <w:pPr>
        <w:widowControl w:val="0"/>
        <w:spacing w:after="240" w:before="240" w:line="360" w:lineRule="auto"/>
        <w:ind w:left="0" w:firstLine="0"/>
        <w:jc w:val="both"/>
        <w:rPr>
          <w:sz w:val="24"/>
          <w:szCs w:val="24"/>
        </w:rPr>
      </w:pPr>
      <w:r w:rsidDel="00000000" w:rsidR="00000000" w:rsidRPr="00000000">
        <w:rPr>
          <w:b w:val="1"/>
          <w:bCs w:val="1"/>
          <w:sz w:val="24"/>
          <w:szCs w:val="24"/>
          <w:rtl w:val="0"/>
        </w:rPr>
        <w:t xml:space="preserve">4.4.3 </w:t>
      </w:r>
      <w:r w:rsidDel="00000000" w:rsidR="00000000" w:rsidRPr="00000000">
        <w:rPr>
          <w:sz w:val="24"/>
          <w:szCs w:val="24"/>
          <w:rtl w:val="0"/>
        </w:rPr>
        <w:t xml:space="preserve">Después del uso, se debe realizar revelar el empleo de herramienta en la actuación en la cual se hizo uso de la IA, la motivación  debe ser propia y verificada y registrar la trazabilidad del uso de herramientas tecnológicas, el propósito, quien la implementa y cuál fue el resultado, para efectos de auditoría. </w:t>
      </w:r>
    </w:p>
    <w:p w:rsidR="00000000" w:rsidDel="00000000" w:rsidP="00000000" w:rsidRDefault="00000000" w:rsidRPr="00000000" w14:paraId="0000009F">
      <w:pPr>
        <w:widowControl w:val="0"/>
        <w:spacing w:after="240" w:before="240" w:line="360" w:lineRule="auto"/>
        <w:ind w:left="0" w:firstLine="0"/>
        <w:jc w:val="both"/>
        <w:rPr>
          <w:b w:val="1"/>
          <w:bCs w:val="1"/>
          <w:sz w:val="24"/>
          <w:szCs w:val="24"/>
        </w:rPr>
      </w:pPr>
      <w:r w:rsidDel="00000000" w:rsidR="00000000" w:rsidRPr="00000000">
        <w:rPr>
          <w:b w:val="1"/>
          <w:bCs w:val="1"/>
          <w:sz w:val="24"/>
          <w:szCs w:val="24"/>
          <w:rtl w:val="0"/>
        </w:rPr>
        <w:t xml:space="preserve">4.5 Decálogo del uso ético y  checklists. </w:t>
      </w:r>
    </w:p>
    <w:p w:rsidR="00000000" w:rsidDel="00000000" w:rsidP="00000000" w:rsidRDefault="00000000" w:rsidRPr="00000000" w14:paraId="000000A0">
      <w:pPr>
        <w:widowControl w:val="0"/>
        <w:spacing w:after="240" w:before="240" w:line="360" w:lineRule="auto"/>
        <w:ind w:left="0" w:firstLine="0"/>
        <w:jc w:val="both"/>
        <w:rPr>
          <w:b w:val="1"/>
          <w:bCs w:val="1"/>
          <w:sz w:val="24"/>
          <w:szCs w:val="24"/>
        </w:rPr>
      </w:pPr>
      <w:r w:rsidDel="00000000" w:rsidR="00000000" w:rsidRPr="00000000">
        <w:rPr>
          <w:b w:val="1"/>
          <w:bCs w:val="1"/>
          <w:sz w:val="24"/>
          <w:szCs w:val="24"/>
          <w:rtl w:val="0"/>
        </w:rPr>
        <w:t xml:space="preserve">4.5.1 Decálogo del uso ético de la IA por los operadores judiciales </w:t>
      </w:r>
    </w:p>
    <w:p w:rsidR="00000000" w:rsidDel="00000000" w:rsidP="00000000" w:rsidRDefault="00000000" w:rsidRPr="00000000" w14:paraId="000000A1">
      <w:pPr>
        <w:widowControl w:val="0"/>
        <w:numPr>
          <w:ilvl w:val="0"/>
          <w:numId w:val="7"/>
        </w:numPr>
        <w:spacing w:after="0" w:afterAutospacing="0" w:before="240" w:line="360" w:lineRule="auto"/>
        <w:ind w:left="720" w:hanging="360"/>
        <w:jc w:val="both"/>
        <w:rPr>
          <w:sz w:val="24"/>
          <w:szCs w:val="24"/>
        </w:rPr>
      </w:pPr>
      <w:r w:rsidDel="00000000" w:rsidR="00000000" w:rsidRPr="00000000">
        <w:rPr>
          <w:sz w:val="24"/>
          <w:szCs w:val="24"/>
          <w:rtl w:val="0"/>
        </w:rPr>
        <w:t xml:space="preserve">La IA apoya las funciones del juez, el juez decide. NO delegues el proceso judicial </w:t>
      </w:r>
    </w:p>
    <w:p w:rsidR="00000000" w:rsidDel="00000000" w:rsidP="00000000" w:rsidRDefault="00000000" w:rsidRPr="00000000" w14:paraId="000000A2">
      <w:pPr>
        <w:widowControl w:val="0"/>
        <w:numPr>
          <w:ilvl w:val="0"/>
          <w:numId w:val="7"/>
        </w:numPr>
        <w:spacing w:after="0" w:afterAutospacing="0" w:before="0" w:beforeAutospacing="0" w:line="360" w:lineRule="auto"/>
        <w:ind w:left="720" w:hanging="360"/>
        <w:jc w:val="both"/>
        <w:rPr>
          <w:sz w:val="24"/>
          <w:szCs w:val="24"/>
        </w:rPr>
      </w:pPr>
      <w:r w:rsidDel="00000000" w:rsidR="00000000" w:rsidRPr="00000000">
        <w:rPr>
          <w:sz w:val="24"/>
          <w:szCs w:val="24"/>
          <w:rtl w:val="0"/>
        </w:rPr>
        <w:t xml:space="preserve">Verifica siempre que la salida de la IA, no se use o incorpore sin comprobar su veracidad y sus fuentes. </w:t>
      </w:r>
    </w:p>
    <w:p w:rsidR="00000000" w:rsidDel="00000000" w:rsidP="00000000" w:rsidRDefault="00000000" w:rsidRPr="00000000" w14:paraId="000000A3">
      <w:pPr>
        <w:widowControl w:val="0"/>
        <w:numPr>
          <w:ilvl w:val="0"/>
          <w:numId w:val="7"/>
        </w:numPr>
        <w:spacing w:after="0" w:afterAutospacing="0" w:before="0" w:beforeAutospacing="0" w:line="360" w:lineRule="auto"/>
        <w:ind w:left="720" w:hanging="360"/>
        <w:jc w:val="both"/>
        <w:rPr>
          <w:sz w:val="24"/>
          <w:szCs w:val="24"/>
          <w:u w:val="none"/>
        </w:rPr>
      </w:pPr>
      <w:r w:rsidDel="00000000" w:rsidR="00000000" w:rsidRPr="00000000">
        <w:rPr>
          <w:sz w:val="24"/>
          <w:szCs w:val="24"/>
          <w:rtl w:val="0"/>
        </w:rPr>
        <w:t xml:space="preserve">Revela el uso de la herramienta cuando incida en la actuación</w:t>
      </w:r>
    </w:p>
    <w:p w:rsidR="00000000" w:rsidDel="00000000" w:rsidP="00000000" w:rsidRDefault="00000000" w:rsidRPr="00000000" w14:paraId="000000A4">
      <w:pPr>
        <w:widowControl w:val="0"/>
        <w:numPr>
          <w:ilvl w:val="0"/>
          <w:numId w:val="7"/>
        </w:numPr>
        <w:spacing w:after="0" w:afterAutospacing="0" w:before="0" w:beforeAutospacing="0" w:line="360" w:lineRule="auto"/>
        <w:ind w:left="720" w:hanging="360"/>
        <w:jc w:val="both"/>
        <w:rPr>
          <w:sz w:val="24"/>
          <w:szCs w:val="24"/>
          <w:u w:val="none"/>
        </w:rPr>
      </w:pPr>
      <w:r w:rsidDel="00000000" w:rsidR="00000000" w:rsidRPr="00000000">
        <w:rPr>
          <w:sz w:val="24"/>
          <w:szCs w:val="24"/>
          <w:rtl w:val="0"/>
        </w:rPr>
        <w:t xml:space="preserve">Protege los datos, no induzcas información sensible o reservada en herramientas no seguras.  </w:t>
      </w:r>
    </w:p>
    <w:p w:rsidR="00000000" w:rsidDel="00000000" w:rsidP="00000000" w:rsidRDefault="00000000" w:rsidRPr="00000000" w14:paraId="000000A5">
      <w:pPr>
        <w:widowControl w:val="0"/>
        <w:numPr>
          <w:ilvl w:val="0"/>
          <w:numId w:val="7"/>
        </w:numPr>
        <w:spacing w:after="0" w:afterAutospacing="0" w:before="0" w:beforeAutospacing="0" w:line="360" w:lineRule="auto"/>
        <w:ind w:left="720" w:hanging="360"/>
        <w:jc w:val="both"/>
        <w:rPr>
          <w:sz w:val="24"/>
          <w:szCs w:val="24"/>
          <w:u w:val="none"/>
        </w:rPr>
      </w:pPr>
      <w:r w:rsidDel="00000000" w:rsidR="00000000" w:rsidRPr="00000000">
        <w:rPr>
          <w:sz w:val="24"/>
          <w:szCs w:val="24"/>
          <w:rtl w:val="0"/>
        </w:rPr>
        <w:t xml:space="preserve">Motiva con razones propias, no copies sin comprender y verificar. </w:t>
      </w:r>
    </w:p>
    <w:p w:rsidR="00000000" w:rsidDel="00000000" w:rsidP="00000000" w:rsidRDefault="00000000" w:rsidRPr="00000000" w14:paraId="000000A6">
      <w:pPr>
        <w:widowControl w:val="0"/>
        <w:numPr>
          <w:ilvl w:val="0"/>
          <w:numId w:val="7"/>
        </w:numPr>
        <w:spacing w:after="0" w:afterAutospacing="0" w:before="0" w:beforeAutospacing="0" w:line="360" w:lineRule="auto"/>
        <w:ind w:left="720" w:hanging="360"/>
        <w:jc w:val="both"/>
        <w:rPr>
          <w:sz w:val="24"/>
          <w:szCs w:val="24"/>
          <w:u w:val="none"/>
        </w:rPr>
      </w:pPr>
      <w:r w:rsidDel="00000000" w:rsidR="00000000" w:rsidRPr="00000000">
        <w:rPr>
          <w:sz w:val="24"/>
          <w:szCs w:val="24"/>
          <w:rtl w:val="0"/>
        </w:rPr>
        <w:t xml:space="preserve">Vigila los sesgos, protege con mayor rigor a los sujetos vulnerables</w:t>
      </w:r>
    </w:p>
    <w:p w:rsidR="00000000" w:rsidDel="00000000" w:rsidP="00000000" w:rsidRDefault="00000000" w:rsidRPr="00000000" w14:paraId="000000A7">
      <w:pPr>
        <w:widowControl w:val="0"/>
        <w:numPr>
          <w:ilvl w:val="0"/>
          <w:numId w:val="7"/>
        </w:numPr>
        <w:spacing w:after="0" w:afterAutospacing="0" w:before="0" w:beforeAutospacing="0" w:line="360" w:lineRule="auto"/>
        <w:ind w:left="720" w:hanging="360"/>
        <w:jc w:val="both"/>
        <w:rPr>
          <w:sz w:val="24"/>
          <w:szCs w:val="24"/>
          <w:u w:val="none"/>
        </w:rPr>
      </w:pPr>
      <w:r w:rsidDel="00000000" w:rsidR="00000000" w:rsidRPr="00000000">
        <w:rPr>
          <w:sz w:val="24"/>
          <w:szCs w:val="24"/>
          <w:rtl w:val="0"/>
        </w:rPr>
        <w:t xml:space="preserve">Usa solo herramientas idóneas y validadas</w:t>
      </w:r>
    </w:p>
    <w:p w:rsidR="00000000" w:rsidDel="00000000" w:rsidP="00000000" w:rsidRDefault="00000000" w:rsidRPr="00000000" w14:paraId="000000A8">
      <w:pPr>
        <w:widowControl w:val="0"/>
        <w:numPr>
          <w:ilvl w:val="0"/>
          <w:numId w:val="7"/>
        </w:numPr>
        <w:spacing w:after="0" w:afterAutospacing="0" w:before="0" w:beforeAutospacing="0" w:line="360" w:lineRule="auto"/>
        <w:ind w:left="720" w:hanging="360"/>
        <w:jc w:val="both"/>
        <w:rPr>
          <w:sz w:val="24"/>
          <w:szCs w:val="24"/>
          <w:u w:val="none"/>
        </w:rPr>
      </w:pPr>
      <w:r w:rsidDel="00000000" w:rsidR="00000000" w:rsidRPr="00000000">
        <w:rPr>
          <w:sz w:val="24"/>
          <w:szCs w:val="24"/>
          <w:rtl w:val="0"/>
        </w:rPr>
        <w:t xml:space="preserve">Documenta que usaste, para que usaste y con qué resultado. </w:t>
      </w:r>
    </w:p>
    <w:p w:rsidR="00000000" w:rsidDel="00000000" w:rsidP="00000000" w:rsidRDefault="00000000" w:rsidRPr="00000000" w14:paraId="000000A9">
      <w:pPr>
        <w:widowControl w:val="0"/>
        <w:numPr>
          <w:ilvl w:val="0"/>
          <w:numId w:val="7"/>
        </w:numPr>
        <w:spacing w:after="0" w:afterAutospacing="0" w:before="0" w:beforeAutospacing="0" w:line="360" w:lineRule="auto"/>
        <w:ind w:left="720" w:hanging="360"/>
        <w:jc w:val="both"/>
        <w:rPr>
          <w:sz w:val="24"/>
          <w:szCs w:val="24"/>
          <w:u w:val="none"/>
        </w:rPr>
      </w:pPr>
      <w:r w:rsidDel="00000000" w:rsidR="00000000" w:rsidRPr="00000000">
        <w:rPr>
          <w:sz w:val="24"/>
          <w:szCs w:val="24"/>
          <w:rtl w:val="0"/>
        </w:rPr>
        <w:t xml:space="preserve">Asume la responsabilidad, detrás de la máquina hay una persona responsable.  </w:t>
      </w:r>
    </w:p>
    <w:p w:rsidR="00000000" w:rsidDel="00000000" w:rsidP="00000000" w:rsidRDefault="00000000" w:rsidRPr="00000000" w14:paraId="000000AA">
      <w:pPr>
        <w:widowControl w:val="0"/>
        <w:numPr>
          <w:ilvl w:val="0"/>
          <w:numId w:val="7"/>
        </w:numPr>
        <w:spacing w:after="240" w:before="0" w:beforeAutospacing="0" w:line="360" w:lineRule="auto"/>
        <w:ind w:left="720" w:hanging="360"/>
        <w:jc w:val="both"/>
        <w:rPr>
          <w:sz w:val="24"/>
          <w:szCs w:val="24"/>
          <w:u w:val="none"/>
        </w:rPr>
      </w:pPr>
      <w:r w:rsidDel="00000000" w:rsidR="00000000" w:rsidRPr="00000000">
        <w:rPr>
          <w:sz w:val="24"/>
          <w:szCs w:val="24"/>
          <w:rtl w:val="0"/>
        </w:rPr>
        <w:t xml:space="preserve"> Capacitate en el uso de la IA con comprensión crítica y no inercia. </w:t>
      </w:r>
    </w:p>
    <w:p w:rsidR="00000000" w:rsidDel="00000000" w:rsidP="00000000" w:rsidRDefault="00000000" w:rsidRPr="00000000" w14:paraId="000000AB">
      <w:pPr>
        <w:widowControl w:val="0"/>
        <w:spacing w:after="240" w:before="240" w:line="360" w:lineRule="auto"/>
        <w:ind w:left="0" w:firstLine="0"/>
        <w:jc w:val="both"/>
        <w:rPr>
          <w:b w:val="1"/>
          <w:bCs w:val="1"/>
          <w:sz w:val="24"/>
          <w:szCs w:val="24"/>
        </w:rPr>
      </w:pPr>
      <w:r w:rsidDel="00000000" w:rsidR="00000000" w:rsidRPr="00000000">
        <w:rPr>
          <w:b w:val="1"/>
          <w:bCs w:val="1"/>
          <w:sz w:val="24"/>
          <w:szCs w:val="24"/>
          <w:rtl w:val="0"/>
        </w:rPr>
        <w:t xml:space="preserve">4.5.2 Lista de verificación ética </w:t>
      </w:r>
    </w:p>
    <w:p w:rsidR="00000000" w:rsidDel="00000000" w:rsidP="00000000" w:rsidRDefault="00000000" w:rsidRPr="00000000" w14:paraId="000000AC">
      <w:pPr>
        <w:widowControl w:val="0"/>
        <w:numPr>
          <w:ilvl w:val="0"/>
          <w:numId w:val="2"/>
        </w:numPr>
        <w:spacing w:after="0" w:afterAutospacing="0" w:before="240" w:line="360" w:lineRule="auto"/>
        <w:ind w:left="720" w:hanging="360"/>
        <w:jc w:val="both"/>
        <w:rPr>
          <w:sz w:val="24"/>
          <w:szCs w:val="24"/>
        </w:rPr>
      </w:pPr>
      <w:r w:rsidDel="00000000" w:rsidR="00000000" w:rsidRPr="00000000">
        <w:rPr>
          <w:sz w:val="24"/>
          <w:szCs w:val="24"/>
          <w:rtl w:val="0"/>
        </w:rPr>
        <w:t xml:space="preserve">¿La herramienta está autorizada y validada para esta tarea? </w:t>
      </w:r>
    </w:p>
    <w:p w:rsidR="00000000" w:rsidDel="00000000" w:rsidP="00000000" w:rsidRDefault="00000000" w:rsidRPr="00000000" w14:paraId="000000AD">
      <w:pPr>
        <w:widowControl w:val="0"/>
        <w:numPr>
          <w:ilvl w:val="0"/>
          <w:numId w:val="2"/>
        </w:numPr>
        <w:spacing w:after="0" w:afterAutospacing="0" w:before="0" w:beforeAutospacing="0" w:line="360" w:lineRule="auto"/>
        <w:ind w:left="720" w:hanging="360"/>
        <w:jc w:val="both"/>
        <w:rPr>
          <w:sz w:val="24"/>
          <w:szCs w:val="24"/>
        </w:rPr>
      </w:pPr>
      <w:r w:rsidDel="00000000" w:rsidR="00000000" w:rsidRPr="00000000">
        <w:rPr>
          <w:sz w:val="24"/>
          <w:szCs w:val="24"/>
          <w:rtl w:val="0"/>
        </w:rPr>
        <w:t xml:space="preserve">¿Su uso es idóneo, necesario y proporcionado? </w:t>
      </w:r>
    </w:p>
    <w:p w:rsidR="00000000" w:rsidDel="00000000" w:rsidP="00000000" w:rsidRDefault="00000000" w:rsidRPr="00000000" w14:paraId="000000AE">
      <w:pPr>
        <w:widowControl w:val="0"/>
        <w:numPr>
          <w:ilvl w:val="0"/>
          <w:numId w:val="2"/>
        </w:numPr>
        <w:spacing w:after="0" w:afterAutospacing="0" w:before="0" w:beforeAutospacing="0" w:line="360" w:lineRule="auto"/>
        <w:ind w:left="720" w:hanging="360"/>
        <w:jc w:val="both"/>
        <w:rPr>
          <w:sz w:val="24"/>
          <w:szCs w:val="24"/>
        </w:rPr>
      </w:pPr>
      <w:r w:rsidDel="00000000" w:rsidR="00000000" w:rsidRPr="00000000">
        <w:rPr>
          <w:sz w:val="24"/>
          <w:szCs w:val="24"/>
          <w:rtl w:val="0"/>
        </w:rPr>
        <w:t xml:space="preserve">¿Evitar introducir datos sensibles o reservados en herramientas inseguras? </w:t>
      </w:r>
    </w:p>
    <w:p w:rsidR="00000000" w:rsidDel="00000000" w:rsidP="00000000" w:rsidRDefault="00000000" w:rsidRPr="00000000" w14:paraId="000000AF">
      <w:pPr>
        <w:widowControl w:val="0"/>
        <w:numPr>
          <w:ilvl w:val="0"/>
          <w:numId w:val="2"/>
        </w:numPr>
        <w:spacing w:after="0" w:afterAutospacing="0" w:before="0" w:beforeAutospacing="0" w:line="360" w:lineRule="auto"/>
        <w:ind w:left="720" w:hanging="360"/>
        <w:jc w:val="both"/>
        <w:rPr>
          <w:sz w:val="24"/>
          <w:szCs w:val="24"/>
        </w:rPr>
      </w:pPr>
      <w:r w:rsidDel="00000000" w:rsidR="00000000" w:rsidRPr="00000000">
        <w:rPr>
          <w:sz w:val="24"/>
          <w:szCs w:val="24"/>
          <w:rtl w:val="0"/>
        </w:rPr>
        <w:t xml:space="preserve">Verifique la veracidad del contenido y la existencia y vigencia de las fuentes. </w:t>
      </w:r>
    </w:p>
    <w:p w:rsidR="00000000" w:rsidDel="00000000" w:rsidP="00000000" w:rsidRDefault="00000000" w:rsidRPr="00000000" w14:paraId="000000B0">
      <w:pPr>
        <w:widowControl w:val="0"/>
        <w:numPr>
          <w:ilvl w:val="0"/>
          <w:numId w:val="2"/>
        </w:numPr>
        <w:spacing w:after="0" w:afterAutospacing="0" w:before="0" w:beforeAutospacing="0" w:line="360" w:lineRule="auto"/>
        <w:ind w:left="720" w:hanging="360"/>
        <w:jc w:val="both"/>
        <w:rPr>
          <w:sz w:val="24"/>
          <w:szCs w:val="24"/>
        </w:rPr>
      </w:pPr>
      <w:r w:rsidDel="00000000" w:rsidR="00000000" w:rsidRPr="00000000">
        <w:rPr>
          <w:sz w:val="24"/>
          <w:szCs w:val="24"/>
          <w:rtl w:val="0"/>
        </w:rPr>
        <w:t xml:space="preserve">¿El razonamiento y la motivación son propios y comprendidos? </w:t>
      </w:r>
    </w:p>
    <w:p w:rsidR="00000000" w:rsidDel="00000000" w:rsidP="00000000" w:rsidRDefault="00000000" w:rsidRPr="00000000" w14:paraId="000000B1">
      <w:pPr>
        <w:widowControl w:val="0"/>
        <w:numPr>
          <w:ilvl w:val="0"/>
          <w:numId w:val="2"/>
        </w:numPr>
        <w:spacing w:after="0" w:afterAutospacing="0" w:before="0" w:beforeAutospacing="0" w:line="360" w:lineRule="auto"/>
        <w:ind w:left="720" w:hanging="360"/>
        <w:jc w:val="both"/>
        <w:rPr>
          <w:sz w:val="24"/>
          <w:szCs w:val="24"/>
        </w:rPr>
      </w:pPr>
      <w:r w:rsidDel="00000000" w:rsidR="00000000" w:rsidRPr="00000000">
        <w:rPr>
          <w:sz w:val="24"/>
          <w:szCs w:val="24"/>
          <w:rtl w:val="0"/>
        </w:rPr>
        <w:t xml:space="preserve">Evalúe posibles sesgos y su impacto en sujetos de especial protección </w:t>
      </w:r>
    </w:p>
    <w:p w:rsidR="00000000" w:rsidDel="00000000" w:rsidP="00000000" w:rsidRDefault="00000000" w:rsidRPr="00000000" w14:paraId="000000B2">
      <w:pPr>
        <w:widowControl w:val="0"/>
        <w:numPr>
          <w:ilvl w:val="0"/>
          <w:numId w:val="2"/>
        </w:numPr>
        <w:spacing w:after="0" w:afterAutospacing="0" w:before="0" w:beforeAutospacing="0" w:line="360" w:lineRule="auto"/>
        <w:ind w:left="720" w:hanging="360"/>
        <w:jc w:val="both"/>
        <w:rPr>
          <w:sz w:val="24"/>
          <w:szCs w:val="24"/>
        </w:rPr>
      </w:pPr>
      <w:r w:rsidDel="00000000" w:rsidR="00000000" w:rsidRPr="00000000">
        <w:rPr>
          <w:sz w:val="24"/>
          <w:szCs w:val="24"/>
          <w:rtl w:val="0"/>
        </w:rPr>
        <w:t xml:space="preserve">¿Revele el uso de la herramienta cuando correspondía?</w:t>
      </w:r>
    </w:p>
    <w:p w:rsidR="00000000" w:rsidDel="00000000" w:rsidP="00000000" w:rsidRDefault="00000000" w:rsidRPr="00000000" w14:paraId="000000B3">
      <w:pPr>
        <w:widowControl w:val="0"/>
        <w:numPr>
          <w:ilvl w:val="0"/>
          <w:numId w:val="2"/>
        </w:numPr>
        <w:spacing w:after="0" w:afterAutospacing="0" w:before="0" w:beforeAutospacing="0" w:line="360" w:lineRule="auto"/>
        <w:ind w:left="720" w:hanging="360"/>
        <w:jc w:val="both"/>
        <w:rPr>
          <w:sz w:val="24"/>
          <w:szCs w:val="24"/>
        </w:rPr>
      </w:pPr>
      <w:r w:rsidDel="00000000" w:rsidR="00000000" w:rsidRPr="00000000">
        <w:rPr>
          <w:sz w:val="24"/>
          <w:szCs w:val="24"/>
          <w:rtl w:val="0"/>
        </w:rPr>
        <w:t xml:space="preserve">¿Registre la trazabilidad del uso para auditoría? </w:t>
      </w:r>
    </w:p>
    <w:p w:rsidR="00000000" w:rsidDel="00000000" w:rsidP="00000000" w:rsidRDefault="00000000" w:rsidRPr="00000000" w14:paraId="000000B4">
      <w:pPr>
        <w:widowControl w:val="0"/>
        <w:numPr>
          <w:ilvl w:val="0"/>
          <w:numId w:val="2"/>
        </w:numPr>
        <w:spacing w:after="240" w:before="0" w:beforeAutospacing="0" w:line="360" w:lineRule="auto"/>
        <w:ind w:left="720" w:hanging="360"/>
        <w:jc w:val="both"/>
        <w:rPr>
          <w:sz w:val="24"/>
          <w:szCs w:val="24"/>
        </w:rPr>
      </w:pPr>
      <w:r w:rsidDel="00000000" w:rsidR="00000000" w:rsidRPr="00000000">
        <w:rPr>
          <w:sz w:val="24"/>
          <w:szCs w:val="24"/>
          <w:rtl w:val="0"/>
        </w:rPr>
        <w:t xml:space="preserve">¿Hay un responsable humano identificado de la actuación?</w:t>
      </w:r>
    </w:p>
    <w:p w:rsidR="00000000" w:rsidDel="00000000" w:rsidP="00000000" w:rsidRDefault="00000000" w:rsidRPr="00000000" w14:paraId="000000B5">
      <w:pPr>
        <w:widowControl w:val="0"/>
        <w:spacing w:after="240" w:before="240" w:line="360" w:lineRule="auto"/>
        <w:jc w:val="both"/>
        <w:rPr>
          <w:b w:val="1"/>
          <w:bCs w:val="1"/>
          <w:sz w:val="24"/>
          <w:szCs w:val="24"/>
        </w:rPr>
      </w:pPr>
      <w:r w:rsidDel="00000000" w:rsidR="00000000" w:rsidRPr="00000000">
        <w:rPr>
          <w:b w:val="1"/>
          <w:bCs w:val="1"/>
          <w:sz w:val="24"/>
          <w:szCs w:val="24"/>
          <w:rtl w:val="0"/>
        </w:rPr>
        <w:t xml:space="preserve">4.6 Deberes de revelación y motivación </w:t>
      </w:r>
    </w:p>
    <w:p w:rsidR="00000000" w:rsidDel="00000000" w:rsidP="00000000" w:rsidRDefault="00000000" w:rsidRPr="00000000" w14:paraId="000000B6">
      <w:pPr>
        <w:widowControl w:val="0"/>
        <w:spacing w:after="240" w:before="240" w:line="360" w:lineRule="auto"/>
        <w:jc w:val="both"/>
        <w:rPr>
          <w:sz w:val="24"/>
          <w:szCs w:val="24"/>
        </w:rPr>
      </w:pPr>
      <w:r w:rsidDel="00000000" w:rsidR="00000000" w:rsidRPr="00000000">
        <w:rPr>
          <w:sz w:val="24"/>
          <w:szCs w:val="24"/>
          <w:rtl w:val="0"/>
        </w:rPr>
        <w:t xml:space="preserve">Cuando el uso de la IA incide en una actuación con juridica, la providencia debe aclarar (i) la manera en que se empleó la herramienta, (ii) la tarea para la cual se empleó (por ejemplo, búsqueda de jurisprudencia, síntesis del expediente, apoyo en la redacción), (iii) que el contenido fue verificado por el operador jurídico, y (iv) que la decisión y su motivación son fruto del razonamiento humano. Lo cual permite que estas declaraciones brinden las garantías de transparencia y contradicción que establece la Sentencia T- 323 de 2024. </w:t>
      </w:r>
    </w:p>
    <w:p w:rsidR="00000000" w:rsidDel="00000000" w:rsidP="00000000" w:rsidRDefault="00000000" w:rsidRPr="00000000" w14:paraId="000000B7">
      <w:pPr>
        <w:widowControl w:val="0"/>
        <w:spacing w:after="240" w:before="240" w:line="360" w:lineRule="auto"/>
        <w:ind w:left="0" w:firstLine="0"/>
        <w:jc w:val="both"/>
        <w:rPr>
          <w:b w:val="1"/>
          <w:bCs w:val="1"/>
          <w:sz w:val="24"/>
          <w:szCs w:val="24"/>
        </w:rPr>
      </w:pPr>
      <w:r w:rsidDel="00000000" w:rsidR="00000000" w:rsidRPr="00000000">
        <w:rPr>
          <w:b w:val="1"/>
          <w:bCs w:val="1"/>
          <w:sz w:val="24"/>
          <w:szCs w:val="24"/>
          <w:rtl w:val="0"/>
        </w:rPr>
        <w:t xml:space="preserve">4.7 Tratamiento de datos en tutelas </w:t>
      </w:r>
    </w:p>
    <w:p w:rsidR="00000000" w:rsidDel="00000000" w:rsidP="00000000" w:rsidRDefault="00000000" w:rsidRPr="00000000" w14:paraId="000000B8">
      <w:pPr>
        <w:widowControl w:val="0"/>
        <w:spacing w:after="240" w:before="240" w:line="360" w:lineRule="auto"/>
        <w:ind w:left="0" w:firstLine="0"/>
        <w:jc w:val="both"/>
        <w:rPr>
          <w:sz w:val="24"/>
          <w:szCs w:val="24"/>
        </w:rPr>
      </w:pPr>
      <w:r w:rsidDel="00000000" w:rsidR="00000000" w:rsidRPr="00000000">
        <w:rPr>
          <w:sz w:val="24"/>
          <w:szCs w:val="24"/>
          <w:rtl w:val="0"/>
        </w:rPr>
        <w:t xml:space="preserve">Las tutelas concentran derechos fundamentales al igual que datos personales y sensibles, por ello, en el estándar ético se exige, aplicar la reserva legal y jurisprudencial sobre la identidad de menores, víctimas y personas en situación de vulnerabilidad. Preferiblemente implementar uso de versiones anonimizadas o seudonimizadas de los expedientes cuando la tarea lo permita, restringir el tratamiento a la finalidad legítima y a herramientas que garanticen seguridad y confidencialidad. Prohibir la transferencia de datos sensibles a herramientas externas no autorizadas y articular las medidas que prevé la Ley 1581 de 2012, la ley 1712 de 2014 y las reglas procesales de reserva y publicidad. </w:t>
      </w:r>
    </w:p>
    <w:p w:rsidR="00000000" w:rsidDel="00000000" w:rsidP="00000000" w:rsidRDefault="00000000" w:rsidRPr="00000000" w14:paraId="000000B9">
      <w:pPr>
        <w:widowControl w:val="0"/>
        <w:spacing w:after="240" w:before="240" w:line="360" w:lineRule="auto"/>
        <w:ind w:left="0" w:firstLine="0"/>
        <w:jc w:val="both"/>
        <w:rPr>
          <w:b w:val="1"/>
          <w:bCs w:val="1"/>
          <w:color w:val="ff0000"/>
          <w:sz w:val="24"/>
          <w:szCs w:val="24"/>
        </w:rPr>
      </w:pPr>
      <w:r w:rsidDel="00000000" w:rsidR="00000000" w:rsidRPr="00000000">
        <w:rPr>
          <w:b w:val="1"/>
          <w:bCs w:val="1"/>
          <w:sz w:val="24"/>
          <w:szCs w:val="24"/>
          <w:rtl w:val="0"/>
        </w:rPr>
        <w:t xml:space="preserve">4.8 Matriz</w:t>
      </w:r>
      <w:r w:rsidDel="00000000" w:rsidR="00000000" w:rsidRPr="00000000">
        <w:rPr>
          <w:rtl w:val="0"/>
        </w:rPr>
      </w:r>
    </w:p>
    <w:p w:rsidR="00000000" w:rsidDel="00000000" w:rsidP="00000000" w:rsidRDefault="00000000" w:rsidRPr="00000000" w14:paraId="000000BA">
      <w:pPr>
        <w:widowControl w:val="0"/>
        <w:spacing w:after="240" w:before="240" w:line="360" w:lineRule="auto"/>
        <w:ind w:left="0" w:firstLine="0"/>
        <w:jc w:val="both"/>
        <w:rPr>
          <w:sz w:val="24"/>
          <w:szCs w:val="24"/>
        </w:rPr>
      </w:pPr>
      <w:r w:rsidDel="00000000" w:rsidR="00000000" w:rsidRPr="00000000">
        <w:rPr>
          <w:b w:val="1"/>
          <w:bCs w:val="1"/>
          <w:sz w:val="24"/>
          <w:szCs w:val="24"/>
          <w:rtl w:val="0"/>
        </w:rPr>
        <w:t xml:space="preserve">4.9 Reglas para la implementación de IA</w:t>
      </w:r>
      <w:r w:rsidDel="00000000" w:rsidR="00000000" w:rsidRPr="00000000">
        <w:rPr>
          <w:sz w:val="24"/>
          <w:szCs w:val="24"/>
          <w:rtl w:val="0"/>
        </w:rPr>
        <w:t xml:space="preserve"> </w:t>
      </w:r>
    </w:p>
    <w:p w:rsidR="00000000" w:rsidDel="00000000" w:rsidP="00000000" w:rsidRDefault="00000000" w:rsidRPr="00000000" w14:paraId="000000BB">
      <w:pPr>
        <w:widowControl w:val="0"/>
        <w:spacing w:after="240" w:before="240" w:line="360" w:lineRule="auto"/>
        <w:ind w:left="0" w:firstLine="0"/>
        <w:jc w:val="both"/>
        <w:rPr>
          <w:sz w:val="24"/>
          <w:szCs w:val="24"/>
        </w:rPr>
      </w:pPr>
      <w:r w:rsidDel="00000000" w:rsidR="00000000" w:rsidRPr="00000000">
        <w:rPr>
          <w:sz w:val="24"/>
          <w:szCs w:val="24"/>
          <w:rtl w:val="0"/>
        </w:rPr>
        <w:t xml:space="preserve">4.9.1 </w:t>
      </w:r>
      <w:r w:rsidDel="00000000" w:rsidR="00000000" w:rsidRPr="00000000">
        <w:rPr>
          <w:sz w:val="24"/>
          <w:szCs w:val="24"/>
          <w:rtl w:val="0"/>
        </w:rPr>
        <w:t xml:space="preserve">Reglas previas al uso de sistemas de IA.</w:t>
      </w:r>
    </w:p>
    <w:p w:rsidR="00000000" w:rsidDel="00000000" w:rsidP="00000000" w:rsidRDefault="00000000" w:rsidRPr="00000000" w14:paraId="000000BC">
      <w:pPr>
        <w:widowControl w:val="0"/>
        <w:spacing w:after="240" w:before="240" w:line="360" w:lineRule="auto"/>
        <w:ind w:left="0" w:firstLine="0"/>
        <w:jc w:val="both"/>
        <w:rPr>
          <w:sz w:val="24"/>
          <w:szCs w:val="24"/>
        </w:rPr>
      </w:pPr>
      <w:r w:rsidDel="00000000" w:rsidR="00000000" w:rsidRPr="00000000">
        <w:rPr>
          <w:sz w:val="24"/>
          <w:szCs w:val="24"/>
          <w:rtl w:val="0"/>
        </w:rPr>
        <w:t xml:space="preserve">La automatización institucional de la herramienta, verificación de seguridad y de tratamiento de datos, definición del propósito y descartar las herramientas inadecuadas para datos sensibles. </w:t>
      </w:r>
    </w:p>
    <w:p w:rsidR="00000000" w:rsidDel="00000000" w:rsidP="00000000" w:rsidRDefault="00000000" w:rsidRPr="00000000" w14:paraId="000000BD">
      <w:pPr>
        <w:widowControl w:val="0"/>
        <w:spacing w:after="240" w:before="240" w:line="360" w:lineRule="auto"/>
        <w:ind w:left="0" w:firstLine="0"/>
        <w:jc w:val="both"/>
        <w:rPr>
          <w:sz w:val="24"/>
          <w:szCs w:val="24"/>
        </w:rPr>
      </w:pPr>
      <w:r w:rsidDel="00000000" w:rsidR="00000000" w:rsidRPr="00000000">
        <w:rPr>
          <w:sz w:val="24"/>
          <w:szCs w:val="24"/>
          <w:rtl w:val="0"/>
        </w:rPr>
        <w:t xml:space="preserve">4.9.2 Reglas durante la utilización de herramientas algorítmicas.</w:t>
      </w:r>
    </w:p>
    <w:p w:rsidR="00000000" w:rsidDel="00000000" w:rsidP="00000000" w:rsidRDefault="00000000" w:rsidRPr="00000000" w14:paraId="000000BE">
      <w:pPr>
        <w:widowControl w:val="0"/>
        <w:spacing w:after="240" w:before="240" w:line="360" w:lineRule="auto"/>
        <w:ind w:left="0" w:firstLine="0"/>
        <w:jc w:val="both"/>
        <w:rPr>
          <w:sz w:val="24"/>
          <w:szCs w:val="24"/>
        </w:rPr>
      </w:pPr>
      <w:r w:rsidDel="00000000" w:rsidR="00000000" w:rsidRPr="00000000">
        <w:rPr>
          <w:sz w:val="24"/>
          <w:szCs w:val="24"/>
          <w:rtl w:val="0"/>
        </w:rPr>
        <w:t xml:space="preserve">El control humano del razonamiento, la verificación de la veracidad de las fuentes, minimización y anonimización de datos, documentación en las que se baso la implementación y la abstención de introducir información reservada en herramientas no seguras. </w:t>
      </w:r>
    </w:p>
    <w:p w:rsidR="00000000" w:rsidDel="00000000" w:rsidP="00000000" w:rsidRDefault="00000000" w:rsidRPr="00000000" w14:paraId="000000BF">
      <w:pPr>
        <w:widowControl w:val="0"/>
        <w:spacing w:after="240" w:before="240" w:line="360" w:lineRule="auto"/>
        <w:ind w:left="0" w:firstLine="0"/>
        <w:jc w:val="both"/>
        <w:rPr>
          <w:sz w:val="24"/>
          <w:szCs w:val="24"/>
        </w:rPr>
      </w:pPr>
      <w:r w:rsidDel="00000000" w:rsidR="00000000" w:rsidRPr="00000000">
        <w:rPr>
          <w:sz w:val="24"/>
          <w:szCs w:val="24"/>
          <w:rtl w:val="0"/>
        </w:rPr>
        <w:t xml:space="preserve">4.9.3 Reglas para la elaboración de providencias asistidas por IA.</w:t>
      </w:r>
    </w:p>
    <w:p w:rsidR="00000000" w:rsidDel="00000000" w:rsidP="00000000" w:rsidRDefault="00000000" w:rsidRPr="00000000" w14:paraId="000000C0">
      <w:pPr>
        <w:widowControl w:val="0"/>
        <w:spacing w:after="240" w:before="240" w:line="360" w:lineRule="auto"/>
        <w:ind w:left="0" w:firstLine="0"/>
        <w:jc w:val="both"/>
        <w:rPr>
          <w:sz w:val="24"/>
          <w:szCs w:val="24"/>
        </w:rPr>
      </w:pPr>
      <w:r w:rsidDel="00000000" w:rsidR="00000000" w:rsidRPr="00000000">
        <w:rPr>
          <w:sz w:val="24"/>
          <w:szCs w:val="24"/>
          <w:rtl w:val="0"/>
        </w:rPr>
        <w:t xml:space="preserve">La motivación debe ser propia y verificada, debe revelarse el uso de la herramienta, debe comprobarse la existencia y vigencia de toda la jurisprudencia o doctrina citada, el proyecto debe ser revisado íntegramente por el operador jurídico responsable. </w:t>
      </w:r>
    </w:p>
    <w:p w:rsidR="00000000" w:rsidDel="00000000" w:rsidP="00000000" w:rsidRDefault="00000000" w:rsidRPr="00000000" w14:paraId="000000C1">
      <w:pPr>
        <w:widowControl w:val="0"/>
        <w:spacing w:after="240" w:before="240" w:line="360" w:lineRule="auto"/>
        <w:ind w:left="0" w:firstLine="0"/>
        <w:jc w:val="both"/>
        <w:rPr>
          <w:sz w:val="24"/>
          <w:szCs w:val="24"/>
        </w:rPr>
      </w:pPr>
      <w:r w:rsidDel="00000000" w:rsidR="00000000" w:rsidRPr="00000000">
        <w:rPr>
          <w:sz w:val="24"/>
          <w:szCs w:val="24"/>
          <w:rtl w:val="0"/>
        </w:rPr>
        <w:t xml:space="preserve">4.9.4 Criterios para la protección de derechos fundamentales.</w:t>
      </w:r>
    </w:p>
    <w:p w:rsidR="00000000" w:rsidDel="00000000" w:rsidP="00000000" w:rsidRDefault="00000000" w:rsidRPr="00000000" w14:paraId="000000C2">
      <w:pPr>
        <w:widowControl w:val="0"/>
        <w:spacing w:after="240" w:before="240" w:line="360" w:lineRule="auto"/>
        <w:ind w:left="0" w:firstLine="0"/>
        <w:jc w:val="both"/>
        <w:rPr>
          <w:sz w:val="24"/>
          <w:szCs w:val="24"/>
        </w:rPr>
      </w:pPr>
      <w:r w:rsidDel="00000000" w:rsidR="00000000" w:rsidRPr="00000000">
        <w:rPr>
          <w:sz w:val="24"/>
          <w:szCs w:val="24"/>
          <w:rtl w:val="0"/>
        </w:rPr>
        <w:t xml:space="preserve">La atención reforzada a sujetos especiales de protección, evaluación del impacto sobre la igualdad, cautela frente a los riesgos de exclusión y sesgos, primacía de la garantía de los derechos sobre la eficiencia. </w:t>
      </w:r>
    </w:p>
    <w:p w:rsidR="00000000" w:rsidDel="00000000" w:rsidP="00000000" w:rsidRDefault="00000000" w:rsidRPr="00000000" w14:paraId="000000C3">
      <w:pPr>
        <w:widowControl w:val="0"/>
        <w:spacing w:after="240" w:before="240" w:line="360" w:lineRule="auto"/>
        <w:ind w:left="0" w:firstLine="0"/>
        <w:jc w:val="both"/>
        <w:rPr>
          <w:sz w:val="24"/>
          <w:szCs w:val="24"/>
        </w:rPr>
      </w:pPr>
      <w:r w:rsidDel="00000000" w:rsidR="00000000" w:rsidRPr="00000000">
        <w:rPr>
          <w:sz w:val="24"/>
          <w:szCs w:val="24"/>
          <w:rtl w:val="0"/>
        </w:rPr>
        <w:t xml:space="preserve">4.9.5 Mecanismos de control, auditoría y seguimiento.</w:t>
      </w:r>
    </w:p>
    <w:p w:rsidR="00000000" w:rsidDel="00000000" w:rsidP="00000000" w:rsidRDefault="00000000" w:rsidRPr="00000000" w14:paraId="000000C4">
      <w:pPr>
        <w:widowControl w:val="0"/>
        <w:spacing w:after="240" w:before="240" w:line="360" w:lineRule="auto"/>
        <w:ind w:left="0" w:firstLine="0"/>
        <w:jc w:val="both"/>
        <w:rPr>
          <w:sz w:val="24"/>
          <w:szCs w:val="24"/>
        </w:rPr>
      </w:pPr>
      <w:r w:rsidDel="00000000" w:rsidR="00000000" w:rsidRPr="00000000">
        <w:rPr>
          <w:sz w:val="24"/>
          <w:szCs w:val="24"/>
          <w:rtl w:val="0"/>
        </w:rPr>
        <w:t xml:space="preserve">Establecer el registro y la trazabilidad del uso, permitiendo la auditoria periódica de la herramientas, de sus efectos, evaluación continua de sesgos, canales de reporte de incidentes, revisión y actualización del estándar. </w:t>
      </w:r>
    </w:p>
    <w:p w:rsidR="00000000" w:rsidDel="00000000" w:rsidP="00000000" w:rsidRDefault="00000000" w:rsidRPr="00000000" w14:paraId="000000C5">
      <w:pPr>
        <w:widowControl w:val="0"/>
        <w:spacing w:after="240" w:before="240" w:line="360" w:lineRule="auto"/>
        <w:ind w:left="0" w:firstLine="0"/>
        <w:jc w:val="both"/>
        <w:rPr>
          <w:b w:val="1"/>
          <w:bCs w:val="1"/>
          <w:sz w:val="24"/>
          <w:szCs w:val="24"/>
        </w:rPr>
      </w:pPr>
      <w:r w:rsidDel="00000000" w:rsidR="00000000" w:rsidRPr="00000000">
        <w:rPr>
          <w:b w:val="1"/>
          <w:bCs w:val="1"/>
          <w:sz w:val="24"/>
          <w:szCs w:val="24"/>
          <w:rtl w:val="0"/>
        </w:rPr>
        <w:t xml:space="preserve">4.10 Principios orientadores en el uso de la IA </w:t>
      </w:r>
    </w:p>
    <w:p w:rsidR="00000000" w:rsidDel="00000000" w:rsidP="00000000" w:rsidRDefault="00000000" w:rsidRPr="00000000" w14:paraId="000000C6">
      <w:pPr>
        <w:widowControl w:val="0"/>
        <w:spacing w:after="240" w:before="240" w:line="360" w:lineRule="auto"/>
        <w:ind w:left="0" w:firstLine="0"/>
        <w:jc w:val="both"/>
        <w:rPr>
          <w:sz w:val="24"/>
          <w:szCs w:val="24"/>
        </w:rPr>
      </w:pPr>
      <w:r w:rsidDel="00000000" w:rsidR="00000000" w:rsidRPr="00000000">
        <w:rPr>
          <w:sz w:val="24"/>
          <w:szCs w:val="24"/>
          <w:rtl w:val="0"/>
        </w:rPr>
        <w:t xml:space="preserve">La sostenibilidad del estándar exige una institucionalidad de gobernanza, implementando integralmente la supervisión institucional mediante una instancia responsable de la política de la IA, encargada de autorizar herramientas, definir protocolos y supervisar su cumplimento. Las auditorías algorítmicas, deben ser evaluadas periódicamente e independientemente de las herramientas, analizando la lógica, sus tasas de error, sesgos y tratamiento de datos, con publicación de resultados en lo que sea compatible con la reserva. </w:t>
      </w:r>
    </w:p>
    <w:p w:rsidR="00000000" w:rsidDel="00000000" w:rsidP="00000000" w:rsidRDefault="00000000" w:rsidRPr="00000000" w14:paraId="000000C7">
      <w:pPr>
        <w:widowControl w:val="0"/>
        <w:spacing w:after="240" w:before="240" w:line="360" w:lineRule="auto"/>
        <w:ind w:left="0" w:firstLine="0"/>
        <w:jc w:val="both"/>
        <w:rPr>
          <w:sz w:val="24"/>
          <w:szCs w:val="24"/>
        </w:rPr>
      </w:pPr>
      <w:r w:rsidDel="00000000" w:rsidR="00000000" w:rsidRPr="00000000">
        <w:rPr>
          <w:sz w:val="24"/>
          <w:szCs w:val="24"/>
          <w:rtl w:val="0"/>
        </w:rPr>
        <w:t xml:space="preserve">La responsabilidad del operador, debe ser un régimen con reglas claras que establezca responsabilidad a la persona que opera la IA y las consecuencias, articuladas con el régimen disciplinario. Implementando mediante capacitaciones que permita mejorar continuamente, con programas de alfabetización algorítmica para los operadores judiciales, implementando como marco de competencias lo establecido por la UNESCO, y revisión periódica del estándar a la luz de la evolución tecnológica y jurisprudencial. </w:t>
      </w:r>
    </w:p>
    <w:p w:rsidR="00000000" w:rsidDel="00000000" w:rsidP="00000000" w:rsidRDefault="00000000" w:rsidRPr="00000000" w14:paraId="000000C8">
      <w:pPr>
        <w:widowControl w:val="0"/>
        <w:spacing w:after="240" w:before="240" w:line="360" w:lineRule="auto"/>
        <w:jc w:val="center"/>
        <w:rPr>
          <w:sz w:val="24"/>
          <w:szCs w:val="24"/>
        </w:rPr>
      </w:pPr>
      <w:r w:rsidDel="00000000" w:rsidR="00000000" w:rsidRPr="00000000">
        <w:rPr>
          <w:b w:val="1"/>
          <w:bCs w:val="1"/>
          <w:sz w:val="24"/>
          <w:szCs w:val="24"/>
          <w:rtl w:val="0"/>
        </w:rPr>
        <w:t xml:space="preserve">CONCLUSIÓN</w:t>
      </w:r>
      <w:r w:rsidDel="00000000" w:rsidR="00000000" w:rsidRPr="00000000">
        <w:rPr>
          <w:rtl w:val="0"/>
        </w:rPr>
      </w:r>
    </w:p>
    <w:p w:rsidR="00000000" w:rsidDel="00000000" w:rsidP="00000000" w:rsidRDefault="00000000" w:rsidRPr="00000000" w14:paraId="000000C9">
      <w:pPr>
        <w:spacing w:after="240" w:before="240" w:line="360" w:lineRule="auto"/>
        <w:jc w:val="both"/>
        <w:rPr>
          <w:sz w:val="24"/>
          <w:szCs w:val="24"/>
        </w:rPr>
      </w:pPr>
      <w:r w:rsidDel="00000000" w:rsidR="00000000" w:rsidRPr="00000000">
        <w:rPr>
          <w:rtl w:val="0"/>
        </w:rPr>
      </w:r>
    </w:p>
    <w:p w:rsidR="00000000" w:rsidDel="00000000" w:rsidP="00000000" w:rsidRDefault="00000000" w:rsidRPr="00000000" w14:paraId="000000CA">
      <w:pPr>
        <w:spacing w:line="360" w:lineRule="auto"/>
        <w:jc w:val="center"/>
        <w:rPr>
          <w:b w:val="1"/>
          <w:bCs w:val="1"/>
          <w:sz w:val="24"/>
          <w:szCs w:val="24"/>
        </w:rPr>
      </w:pPr>
      <w:r w:rsidDel="00000000" w:rsidR="00000000" w:rsidRPr="00000000">
        <w:rPr>
          <w:b w:val="1"/>
          <w:bCs w:val="1"/>
          <w:sz w:val="24"/>
          <w:szCs w:val="24"/>
          <w:rtl w:val="0"/>
        </w:rPr>
        <w:t xml:space="preserve">BIBLIOGRAFÍA</w:t>
      </w:r>
    </w:p>
    <w:p w:rsidR="00000000" w:rsidDel="00000000" w:rsidP="00000000" w:rsidRDefault="00000000" w:rsidRPr="00000000" w14:paraId="000000CB">
      <w:pPr>
        <w:spacing w:line="360" w:lineRule="auto"/>
        <w:jc w:val="left"/>
        <w:rPr>
          <w:b w:val="1"/>
          <w:bCs w:val="1"/>
          <w:sz w:val="24"/>
          <w:szCs w:val="24"/>
        </w:rPr>
      </w:pPr>
      <w:r w:rsidDel="00000000" w:rsidR="00000000" w:rsidRPr="00000000">
        <w:rPr>
          <w:rtl w:val="0"/>
        </w:rPr>
      </w:r>
    </w:p>
    <w:p w:rsidR="00000000" w:rsidDel="00000000" w:rsidP="00000000" w:rsidRDefault="00000000" w:rsidRPr="00000000" w14:paraId="000000CC">
      <w:pPr>
        <w:spacing w:line="360" w:lineRule="auto"/>
        <w:jc w:val="left"/>
        <w:rPr>
          <w:b w:val="1"/>
          <w:bCs w:val="1"/>
          <w:sz w:val="24"/>
          <w:szCs w:val="24"/>
        </w:rPr>
      </w:pPr>
      <w:r w:rsidDel="00000000" w:rsidR="00000000" w:rsidRPr="00000000">
        <w:rPr>
          <w:b w:val="1"/>
          <w:bCs w:val="1"/>
          <w:sz w:val="24"/>
          <w:szCs w:val="24"/>
          <w:rtl w:val="0"/>
        </w:rPr>
        <w:t xml:space="preserve">DOCTRINA</w:t>
      </w:r>
    </w:p>
    <w:p w:rsidR="00000000" w:rsidDel="00000000" w:rsidP="00000000" w:rsidRDefault="00000000" w:rsidRPr="00000000" w14:paraId="000000CD">
      <w:pPr>
        <w:spacing w:line="360" w:lineRule="auto"/>
        <w:ind w:left="720.0000000000001"/>
        <w:rPr>
          <w:sz w:val="24"/>
          <w:szCs w:val="24"/>
        </w:rPr>
      </w:pPr>
      <w:r w:rsidDel="00000000" w:rsidR="00000000" w:rsidRPr="00000000">
        <w:rPr>
          <w:sz w:val="24"/>
          <w:szCs w:val="24"/>
          <w:rtl w:val="0"/>
        </w:rPr>
        <w:t xml:space="preserve">Acevedo, M. E. S. (2024). Regulación de algoritmos y sistemas de IA para la toma de decisiones judiciales, la toma de decisiones con sistemas de IA en la justicia colombiana. Via Inveniendi Et Iudicandi, 19(1), 73–104. </w:t>
      </w:r>
      <w:hyperlink r:id="rId8">
        <w:r w:rsidDel="00000000" w:rsidR="00000000" w:rsidRPr="00000000">
          <w:rPr>
            <w:color w:val="1155cc"/>
            <w:sz w:val="24"/>
            <w:szCs w:val="24"/>
            <w:u w:val="single"/>
            <w:rtl w:val="0"/>
          </w:rPr>
          <w:t xml:space="preserve">https://doi.org/10.15332/19090528.10098</w:t>
        </w:r>
      </w:hyperlink>
      <w:r w:rsidDel="00000000" w:rsidR="00000000" w:rsidRPr="00000000">
        <w:rPr>
          <w:rtl w:val="0"/>
        </w:rPr>
      </w:r>
    </w:p>
    <w:p w:rsidR="00000000" w:rsidDel="00000000" w:rsidP="00000000" w:rsidRDefault="00000000" w:rsidRPr="00000000" w14:paraId="000000CE">
      <w:pPr>
        <w:spacing w:line="360" w:lineRule="auto"/>
        <w:ind w:left="720.0000000000001"/>
        <w:jc w:val="both"/>
        <w:rPr>
          <w:sz w:val="24"/>
          <w:szCs w:val="24"/>
        </w:rPr>
      </w:pPr>
      <w:r w:rsidDel="00000000" w:rsidR="00000000" w:rsidRPr="00000000">
        <w:rPr>
          <w:i w:val="1"/>
          <w:iCs w:val="1"/>
          <w:sz w:val="24"/>
          <w:szCs w:val="24"/>
          <w:rtl w:val="0"/>
        </w:rPr>
        <w:t xml:space="preserve">Aránguiz Villagrán, M. (2022). Auditoría algorítmica para sistemas de toma o soporte de decisiones. Banco Interamericano de Desarrollo. </w:t>
      </w:r>
      <w:hyperlink r:id="rId9">
        <w:r w:rsidDel="00000000" w:rsidR="00000000" w:rsidRPr="00000000">
          <w:rPr>
            <w:i w:val="1"/>
            <w:iCs w:val="1"/>
            <w:color w:val="1155cc"/>
            <w:sz w:val="24"/>
            <w:szCs w:val="24"/>
            <w:u w:val="single"/>
            <w:rtl w:val="0"/>
          </w:rPr>
          <w:t xml:space="preserve">https://www.iadb.org/</w:t>
        </w:r>
      </w:hyperlink>
      <w:r w:rsidDel="00000000" w:rsidR="00000000" w:rsidRPr="00000000">
        <w:rPr>
          <w:i w:val="1"/>
          <w:iCs w:val="1"/>
          <w:sz w:val="24"/>
          <w:szCs w:val="24"/>
          <w:rtl w:val="0"/>
        </w:rPr>
        <w:t xml:space="preserve"> </w:t>
      </w:r>
      <w:r w:rsidDel="00000000" w:rsidR="00000000" w:rsidRPr="00000000">
        <w:rPr>
          <w:rtl w:val="0"/>
        </w:rPr>
      </w:r>
    </w:p>
    <w:p w:rsidR="00000000" w:rsidDel="00000000" w:rsidP="00000000" w:rsidRDefault="00000000" w:rsidRPr="00000000" w14:paraId="000000CF">
      <w:pPr>
        <w:spacing w:after="160" w:line="360" w:lineRule="auto"/>
        <w:ind w:left="480"/>
        <w:rPr>
          <w:sz w:val="24"/>
          <w:szCs w:val="24"/>
        </w:rPr>
      </w:pPr>
      <w:r w:rsidDel="00000000" w:rsidR="00000000" w:rsidRPr="00000000">
        <w:rPr>
          <w:sz w:val="24"/>
          <w:szCs w:val="24"/>
          <w:rtl w:val="0"/>
        </w:rPr>
        <w:t xml:space="preserve">Eguíluz, J. A. (2020, December 14). </w:t>
      </w:r>
      <w:r w:rsidDel="00000000" w:rsidR="00000000" w:rsidRPr="00000000">
        <w:rPr>
          <w:i w:val="1"/>
          <w:iCs w:val="1"/>
          <w:sz w:val="24"/>
          <w:szCs w:val="24"/>
          <w:rtl w:val="0"/>
        </w:rPr>
        <w:t xml:space="preserve">Vista de Desafíos y retos que plantean las decisiones automatizadas y los perfilados para los derechos fundamentales</w:t>
      </w:r>
      <w:r w:rsidDel="00000000" w:rsidR="00000000" w:rsidRPr="00000000">
        <w:rPr>
          <w:sz w:val="24"/>
          <w:szCs w:val="24"/>
          <w:rtl w:val="0"/>
        </w:rPr>
        <w:t xml:space="preserve">. </w:t>
      </w:r>
      <w:hyperlink r:id="rId10">
        <w:r w:rsidDel="00000000" w:rsidR="00000000" w:rsidRPr="00000000">
          <w:rPr>
            <w:color w:val="1155cc"/>
            <w:sz w:val="24"/>
            <w:szCs w:val="24"/>
            <w:u w:val="single"/>
            <w:rtl w:val="0"/>
          </w:rPr>
          <w:t xml:space="preserve">https://revista-estudios.revistas.deusto.es/article/view/1954/2399</w:t>
        </w:r>
      </w:hyperlink>
      <w:r w:rsidDel="00000000" w:rsidR="00000000" w:rsidRPr="00000000">
        <w:rPr>
          <w:rtl w:val="0"/>
        </w:rPr>
      </w:r>
    </w:p>
    <w:p w:rsidR="00000000" w:rsidDel="00000000" w:rsidP="00000000" w:rsidRDefault="00000000" w:rsidRPr="00000000" w14:paraId="000000D0">
      <w:pPr>
        <w:spacing w:after="160" w:line="360" w:lineRule="auto"/>
        <w:ind w:left="480"/>
        <w:rPr>
          <w:sz w:val="24"/>
          <w:szCs w:val="24"/>
        </w:rPr>
      </w:pPr>
      <w:r w:rsidDel="00000000" w:rsidR="00000000" w:rsidRPr="00000000">
        <w:rPr>
          <w:sz w:val="24"/>
          <w:szCs w:val="24"/>
          <w:rtl w:val="0"/>
        </w:rPr>
        <w:t xml:space="preserve">Gómez Abeja, L. (2022). Inteligencia artificial y derechos fundamentales. En F. H. Llano Alonso (Dir.), J. Garrido Martín y R. D. Valdivia Giménez (Coords.), </w:t>
      </w:r>
      <w:r w:rsidDel="00000000" w:rsidR="00000000" w:rsidRPr="00000000">
        <w:rPr>
          <w:i w:val="1"/>
          <w:iCs w:val="1"/>
          <w:sz w:val="24"/>
          <w:szCs w:val="24"/>
          <w:rtl w:val="0"/>
        </w:rPr>
        <w:t xml:space="preserve">Inteligencia artificial y Filosofía del derecho</w:t>
      </w:r>
      <w:r w:rsidDel="00000000" w:rsidR="00000000" w:rsidRPr="00000000">
        <w:rPr>
          <w:sz w:val="24"/>
          <w:szCs w:val="24"/>
          <w:rtl w:val="0"/>
        </w:rPr>
        <w:t xml:space="preserve"> (pp. 91-114). Ediciones Laborum.</w:t>
      </w:r>
      <w:hyperlink r:id="rId11">
        <w:r w:rsidDel="00000000" w:rsidR="00000000" w:rsidRPr="00000000">
          <w:rPr>
            <w:sz w:val="24"/>
            <w:szCs w:val="24"/>
            <w:rtl w:val="0"/>
          </w:rPr>
          <w:t xml:space="preserve"> https://idus.us.es/server/api/core/bitstreams/b0594561-9977-4e68-9c22-fdae72b81cfa/content</w:t>
        </w:r>
      </w:hyperlink>
      <w:r w:rsidDel="00000000" w:rsidR="00000000" w:rsidRPr="00000000">
        <w:rPr>
          <w:sz w:val="24"/>
          <w:szCs w:val="24"/>
          <w:rtl w:val="0"/>
        </w:rPr>
        <w:t xml:space="preserve"> </w:t>
      </w:r>
    </w:p>
    <w:p w:rsidR="00000000" w:rsidDel="00000000" w:rsidP="00000000" w:rsidRDefault="00000000" w:rsidRPr="00000000" w14:paraId="000000D1">
      <w:pPr>
        <w:spacing w:line="360" w:lineRule="auto"/>
        <w:ind w:left="720.0000000000001"/>
        <w:rPr>
          <w:sz w:val="24"/>
          <w:szCs w:val="24"/>
        </w:rPr>
      </w:pPr>
      <w:r w:rsidDel="00000000" w:rsidR="00000000" w:rsidRPr="00000000">
        <w:rPr>
          <w:sz w:val="24"/>
          <w:szCs w:val="24"/>
          <w:rtl w:val="0"/>
        </w:rPr>
        <w:t xml:space="preserve">Lattimore, T. y </w:t>
      </w:r>
      <w:r w:rsidDel="00000000" w:rsidR="00000000" w:rsidRPr="00000000">
        <w:rPr>
          <w:sz w:val="24"/>
          <w:szCs w:val="24"/>
          <w:rtl w:val="0"/>
        </w:rPr>
        <w:t xml:space="preserve">Szepesvari</w:t>
      </w:r>
      <w:r w:rsidDel="00000000" w:rsidR="00000000" w:rsidRPr="00000000">
        <w:rPr>
          <w:sz w:val="24"/>
          <w:szCs w:val="24"/>
          <w:rtl w:val="0"/>
        </w:rPr>
        <w:t xml:space="preserve">, C. (2020). Bandit algorithms. Cambridge University Press.</w:t>
      </w:r>
    </w:p>
    <w:p w:rsidR="00000000" w:rsidDel="00000000" w:rsidP="00000000" w:rsidRDefault="00000000" w:rsidRPr="00000000" w14:paraId="000000D2">
      <w:pPr>
        <w:spacing w:line="360" w:lineRule="auto"/>
        <w:ind w:left="720.0000000000001"/>
        <w:jc w:val="both"/>
        <w:rPr>
          <w:sz w:val="24"/>
          <w:szCs w:val="24"/>
        </w:rPr>
      </w:pPr>
      <w:r w:rsidDel="00000000" w:rsidR="00000000" w:rsidRPr="00000000">
        <w:rPr>
          <w:sz w:val="24"/>
          <w:szCs w:val="24"/>
          <w:rtl w:val="0"/>
        </w:rPr>
        <w:t xml:space="preserve">Szlajen, F. (2025). </w:t>
      </w:r>
      <w:r w:rsidDel="00000000" w:rsidR="00000000" w:rsidRPr="00000000">
        <w:rPr>
          <w:i w:val="1"/>
          <w:iCs w:val="1"/>
          <w:sz w:val="24"/>
          <w:szCs w:val="24"/>
          <w:rtl w:val="0"/>
        </w:rPr>
        <w:t xml:space="preserve">La opacidad algorítmica y sus implicancias bioéticas</w:t>
      </w:r>
      <w:r w:rsidDel="00000000" w:rsidR="00000000" w:rsidRPr="00000000">
        <w:rPr>
          <w:sz w:val="24"/>
          <w:szCs w:val="24"/>
          <w:rtl w:val="0"/>
        </w:rPr>
        <w:t xml:space="preserve">. Vida y Ética, 26(1), 193-205.</w:t>
      </w:r>
      <w:hyperlink r:id="rId12">
        <w:r w:rsidDel="00000000" w:rsidR="00000000" w:rsidRPr="00000000">
          <w:rPr>
            <w:sz w:val="24"/>
            <w:szCs w:val="24"/>
            <w:rtl w:val="0"/>
          </w:rPr>
          <w:t xml:space="preserve"> https://doi.org/10.46553/vye26.1.6</w:t>
        </w:r>
      </w:hyperlink>
      <w:r w:rsidDel="00000000" w:rsidR="00000000" w:rsidRPr="00000000">
        <w:rPr>
          <w:sz w:val="24"/>
          <w:szCs w:val="24"/>
          <w:rtl w:val="0"/>
        </w:rPr>
        <w:t xml:space="preserve">  </w:t>
      </w:r>
    </w:p>
    <w:p w:rsidR="00000000" w:rsidDel="00000000" w:rsidP="00000000" w:rsidRDefault="00000000" w:rsidRPr="00000000" w14:paraId="000000D3">
      <w:pPr>
        <w:spacing w:line="360" w:lineRule="auto"/>
        <w:ind w:left="720.0000000000001"/>
        <w:jc w:val="both"/>
        <w:rPr>
          <w:sz w:val="24"/>
          <w:szCs w:val="24"/>
        </w:rPr>
      </w:pPr>
      <w:r w:rsidDel="00000000" w:rsidR="00000000" w:rsidRPr="00000000">
        <w:rPr>
          <w:rtl w:val="0"/>
        </w:rPr>
      </w:r>
    </w:p>
    <w:p w:rsidR="00000000" w:rsidDel="00000000" w:rsidP="00000000" w:rsidRDefault="00000000" w:rsidRPr="00000000" w14:paraId="000000D4">
      <w:pPr>
        <w:spacing w:after="240" w:line="360" w:lineRule="auto"/>
        <w:ind w:left="0" w:firstLine="0"/>
        <w:jc w:val="both"/>
        <w:rPr>
          <w:color w:val="1f2328"/>
          <w:sz w:val="24"/>
          <w:szCs w:val="24"/>
          <w:highlight w:val="white"/>
        </w:rPr>
      </w:pPr>
      <w:r w:rsidDel="00000000" w:rsidR="00000000" w:rsidRPr="00000000">
        <w:rPr>
          <w:color w:val="1f2328"/>
          <w:sz w:val="24"/>
          <w:szCs w:val="24"/>
          <w:highlight w:val="white"/>
          <w:rtl w:val="0"/>
        </w:rPr>
        <w:t xml:space="preserve">Consejo Nacional de Política Económica y Social. (2019). Documento CONPES 3975. Política Nacional para la Transformación Digital e Inteligencia Artificial. Departamento Nacional de Planeación.</w:t>
      </w:r>
    </w:p>
    <w:p w:rsidR="00000000" w:rsidDel="00000000" w:rsidP="00000000" w:rsidRDefault="00000000" w:rsidRPr="00000000" w14:paraId="000000D5">
      <w:pPr>
        <w:spacing w:after="240" w:line="360" w:lineRule="auto"/>
        <w:ind w:left="0" w:firstLine="0"/>
        <w:jc w:val="both"/>
        <w:rPr>
          <w:color w:val="1f2328"/>
          <w:sz w:val="24"/>
          <w:szCs w:val="24"/>
          <w:highlight w:val="white"/>
        </w:rPr>
      </w:pPr>
      <w:r w:rsidDel="00000000" w:rsidR="00000000" w:rsidRPr="00000000">
        <w:rPr>
          <w:color w:val="1f2328"/>
          <w:sz w:val="24"/>
          <w:szCs w:val="24"/>
          <w:highlight w:val="white"/>
          <w:rtl w:val="0"/>
        </w:rPr>
        <w:t xml:space="preserve">Consejo Nacional de Política Económica y Social. (2025). Documento CONPES 4144. Política Nacional de Inteligencia Artificial. Departamento Nacional de Planeación.</w:t>
      </w:r>
    </w:p>
    <w:p w:rsidR="00000000" w:rsidDel="00000000" w:rsidP="00000000" w:rsidRDefault="00000000" w:rsidRPr="00000000" w14:paraId="000000D6">
      <w:pPr>
        <w:spacing w:line="360" w:lineRule="auto"/>
        <w:ind w:left="720.0000000000001"/>
        <w:jc w:val="both"/>
        <w:rPr>
          <w:sz w:val="24"/>
          <w:szCs w:val="24"/>
        </w:rPr>
      </w:pPr>
      <w:r w:rsidDel="00000000" w:rsidR="00000000" w:rsidRPr="00000000">
        <w:rPr>
          <w:rtl w:val="0"/>
        </w:rPr>
      </w:r>
    </w:p>
    <w:p w:rsidR="00000000" w:rsidDel="00000000" w:rsidP="00000000" w:rsidRDefault="00000000" w:rsidRPr="00000000" w14:paraId="000000D7">
      <w:pPr>
        <w:spacing w:line="360" w:lineRule="auto"/>
        <w:rPr>
          <w:b w:val="1"/>
          <w:bCs w:val="1"/>
          <w:sz w:val="24"/>
          <w:szCs w:val="24"/>
        </w:rPr>
      </w:pPr>
      <w:r w:rsidDel="00000000" w:rsidR="00000000" w:rsidRPr="00000000">
        <w:rPr>
          <w:rtl w:val="0"/>
        </w:rPr>
      </w:r>
    </w:p>
    <w:p w:rsidR="00000000" w:rsidDel="00000000" w:rsidP="00000000" w:rsidRDefault="00000000" w:rsidRPr="00000000" w14:paraId="000000D8">
      <w:pPr>
        <w:spacing w:line="360" w:lineRule="auto"/>
        <w:rPr>
          <w:sz w:val="24"/>
          <w:szCs w:val="24"/>
        </w:rPr>
      </w:pPr>
      <w:r w:rsidDel="00000000" w:rsidR="00000000" w:rsidRPr="00000000">
        <w:rPr>
          <w:b w:val="1"/>
          <w:bCs w:val="1"/>
          <w:sz w:val="24"/>
          <w:szCs w:val="24"/>
          <w:rtl w:val="0"/>
        </w:rPr>
        <w:t xml:space="preserve">JURISPRUDENCIA</w:t>
      </w:r>
      <w:r w:rsidDel="00000000" w:rsidR="00000000" w:rsidRPr="00000000">
        <w:rPr>
          <w:rtl w:val="0"/>
        </w:rPr>
      </w:r>
    </w:p>
    <w:p w:rsidR="00000000" w:rsidDel="00000000" w:rsidP="00000000" w:rsidRDefault="00000000" w:rsidRPr="00000000" w14:paraId="000000D9">
      <w:pPr>
        <w:spacing w:line="360" w:lineRule="auto"/>
        <w:ind w:left="720.0000000000001"/>
        <w:rPr>
          <w:sz w:val="24"/>
          <w:szCs w:val="24"/>
        </w:rPr>
      </w:pPr>
      <w:r w:rsidDel="00000000" w:rsidR="00000000" w:rsidRPr="00000000">
        <w:rPr>
          <w:sz w:val="24"/>
          <w:szCs w:val="24"/>
          <w:rtl w:val="0"/>
        </w:rPr>
        <w:t xml:space="preserve">Corte Constitucional de Colombia. (2024). Sentencia T-323 de 2024.</w:t>
      </w:r>
    </w:p>
    <w:p w:rsidR="00000000" w:rsidDel="00000000" w:rsidP="00000000" w:rsidRDefault="00000000" w:rsidRPr="00000000" w14:paraId="000000DA">
      <w:pPr>
        <w:spacing w:line="360" w:lineRule="auto"/>
        <w:ind w:left="720.0000000000001"/>
        <w:rPr>
          <w:sz w:val="24"/>
          <w:szCs w:val="24"/>
        </w:rPr>
      </w:pPr>
      <w:r w:rsidDel="00000000" w:rsidR="00000000" w:rsidRPr="00000000">
        <w:rPr>
          <w:sz w:val="24"/>
          <w:szCs w:val="24"/>
          <w:rtl w:val="0"/>
        </w:rPr>
        <w:t xml:space="preserve">Fundación Civio v. Estado Español (Caso BOSCO), Tribunal Supremo de España (2025). Disponible en: DocumentCloud — sentencia-tribunal-supremo-bosco-civio.</w:t>
      </w:r>
    </w:p>
    <w:p w:rsidR="00000000" w:rsidDel="00000000" w:rsidP="00000000" w:rsidRDefault="00000000" w:rsidRPr="00000000" w14:paraId="000000DB">
      <w:pPr>
        <w:spacing w:line="360" w:lineRule="auto"/>
        <w:ind w:left="720.0000000000001"/>
        <w:rPr>
          <w:sz w:val="24"/>
          <w:szCs w:val="24"/>
        </w:rPr>
      </w:pPr>
      <w:r w:rsidDel="00000000" w:rsidR="00000000" w:rsidRPr="00000000">
        <w:rPr>
          <w:sz w:val="24"/>
          <w:szCs w:val="24"/>
          <w:rtl w:val="0"/>
        </w:rPr>
        <w:t xml:space="preserve">NCJM et al. v. Estado de los Países Bajos (Caso SyRI), Tribunal de Distrito de La Haya, ECLI:NL:RBDHA:2020:1878, C-09-550982 (5 de febrero de 2020). Disponible en: JuLIA — Jurisprudencia en Línea sobre IA.</w:t>
      </w:r>
    </w:p>
    <w:p w:rsidR="00000000" w:rsidDel="00000000" w:rsidP="00000000" w:rsidRDefault="00000000" w:rsidRPr="00000000" w14:paraId="000000DC">
      <w:pPr>
        <w:spacing w:line="360" w:lineRule="auto"/>
        <w:ind w:left="720.0000000000001"/>
        <w:rPr>
          <w:sz w:val="24"/>
          <w:szCs w:val="24"/>
        </w:rPr>
      </w:pPr>
      <w:r w:rsidDel="00000000" w:rsidR="00000000" w:rsidRPr="00000000">
        <w:rPr>
          <w:sz w:val="24"/>
          <w:szCs w:val="24"/>
          <w:rtl w:val="0"/>
        </w:rPr>
        <w:t xml:space="preserve">OQ v. Land Hessen (Caso SCHUFA Scoring), Tribunal de Justicia de la Unión Europea, Asunto C-634/21; Asuntos acumulados C-26/22 y C-64/22 (2023). EUR-Lex 62021CJ0634. Disponible en: </w:t>
      </w:r>
      <w:hyperlink r:id="rId13">
        <w:r w:rsidDel="00000000" w:rsidR="00000000" w:rsidRPr="00000000">
          <w:rPr>
            <w:sz w:val="24"/>
            <w:szCs w:val="24"/>
            <w:rtl w:val="0"/>
          </w:rPr>
          <w:t xml:space="preserve">https://eur-lex.europa.eu</w:t>
        </w:r>
      </w:hyperlink>
      <w:r w:rsidDel="00000000" w:rsidR="00000000" w:rsidRPr="00000000">
        <w:rPr>
          <w:sz w:val="24"/>
          <w:szCs w:val="24"/>
          <w:rtl w:val="0"/>
        </w:rPr>
        <w:t xml:space="preserve"> </w:t>
      </w:r>
    </w:p>
    <w:p w:rsidR="00000000" w:rsidDel="00000000" w:rsidP="00000000" w:rsidRDefault="00000000" w:rsidRPr="00000000" w14:paraId="000000DD">
      <w:pPr>
        <w:spacing w:after="240" w:line="360" w:lineRule="auto"/>
        <w:ind w:left="0" w:firstLine="0"/>
        <w:rPr>
          <w:color w:val="0969da"/>
          <w:sz w:val="24"/>
          <w:szCs w:val="24"/>
          <w:highlight w:val="white"/>
          <w:u w:val="single"/>
        </w:rPr>
      </w:pPr>
      <w:r w:rsidDel="00000000" w:rsidR="00000000" w:rsidRPr="00000000">
        <w:rPr>
          <w:color w:val="1f2328"/>
          <w:sz w:val="24"/>
          <w:szCs w:val="24"/>
          <w:highlight w:val="white"/>
          <w:rtl w:val="0"/>
        </w:rPr>
        <w:t xml:space="preserve">Corte Constitucional de Colombia. (2024). Sentencia T-323 de 2024 [M. P. José Fernando Reyes Cuartas]. </w:t>
      </w:r>
      <w:hyperlink r:id="rId14">
        <w:r w:rsidDel="00000000" w:rsidR="00000000" w:rsidRPr="00000000">
          <w:rPr>
            <w:color w:val="0969da"/>
            <w:sz w:val="24"/>
            <w:szCs w:val="24"/>
            <w:highlight w:val="white"/>
            <w:u w:val="single"/>
            <w:rtl w:val="0"/>
          </w:rPr>
          <w:t xml:space="preserve">https://www.corteconstitucional.gov.co/relatoria/</w:t>
        </w:r>
      </w:hyperlink>
      <w:r w:rsidDel="00000000" w:rsidR="00000000" w:rsidRPr="00000000">
        <w:rPr>
          <w:rtl w:val="0"/>
        </w:rPr>
      </w:r>
    </w:p>
    <w:p w:rsidR="00000000" w:rsidDel="00000000" w:rsidP="00000000" w:rsidRDefault="00000000" w:rsidRPr="00000000" w14:paraId="000000DE">
      <w:pPr>
        <w:spacing w:after="240" w:line="360" w:lineRule="auto"/>
        <w:ind w:left="240" w:firstLine="0"/>
        <w:rPr>
          <w:color w:val="0969da"/>
          <w:sz w:val="24"/>
          <w:szCs w:val="24"/>
          <w:highlight w:val="white"/>
          <w:u w:val="single"/>
        </w:rPr>
      </w:pPr>
      <w:r w:rsidDel="00000000" w:rsidR="00000000" w:rsidRPr="00000000">
        <w:rPr>
          <w:color w:val="1f2328"/>
          <w:sz w:val="24"/>
          <w:szCs w:val="24"/>
          <w:highlight w:val="white"/>
          <w:rtl w:val="0"/>
        </w:rPr>
        <w:t xml:space="preserve">Corte Constitucional de Colombia. (2025). Sentencia T-067 de 2025. </w:t>
      </w:r>
      <w:hyperlink r:id="rId15">
        <w:r w:rsidDel="00000000" w:rsidR="00000000" w:rsidRPr="00000000">
          <w:rPr>
            <w:color w:val="0969da"/>
            <w:sz w:val="24"/>
            <w:szCs w:val="24"/>
            <w:highlight w:val="white"/>
            <w:u w:val="single"/>
            <w:rtl w:val="0"/>
          </w:rPr>
          <w:t xml:space="preserve">https://www.corteconstitucional.gov.co/relatoria/</w:t>
        </w:r>
      </w:hyperlink>
      <w:r w:rsidDel="00000000" w:rsidR="00000000" w:rsidRPr="00000000">
        <w:rPr>
          <w:rtl w:val="0"/>
        </w:rPr>
      </w:r>
    </w:p>
    <w:p w:rsidR="00000000" w:rsidDel="00000000" w:rsidP="00000000" w:rsidRDefault="00000000" w:rsidRPr="00000000" w14:paraId="000000DF">
      <w:pPr>
        <w:spacing w:after="240" w:line="360" w:lineRule="auto"/>
        <w:ind w:left="240" w:firstLine="0"/>
        <w:rPr>
          <w:color w:val="1f2328"/>
          <w:sz w:val="24"/>
          <w:szCs w:val="24"/>
          <w:highlight w:val="white"/>
        </w:rPr>
      </w:pPr>
      <w:r w:rsidDel="00000000" w:rsidR="00000000" w:rsidRPr="00000000">
        <w:rPr>
          <w:color w:val="1f2328"/>
          <w:sz w:val="24"/>
          <w:szCs w:val="24"/>
          <w:highlight w:val="white"/>
          <w:rtl w:val="0"/>
        </w:rPr>
        <w:t xml:space="preserve">Corte Constitucional de Colombia. (2026). Sentencia T-008 de 202</w:t>
      </w:r>
      <w:r w:rsidDel="00000000" w:rsidR="00000000" w:rsidRPr="00000000">
        <w:rPr>
          <w:i w:val="1"/>
          <w:iCs w:val="1"/>
          <w:color w:val="1f2328"/>
          <w:sz w:val="24"/>
          <w:szCs w:val="24"/>
          <w:highlight w:val="white"/>
          <w:rtl w:val="0"/>
        </w:rPr>
        <w:t xml:space="preserve">6</w:t>
      </w:r>
      <w:r w:rsidDel="00000000" w:rsidR="00000000" w:rsidRPr="00000000">
        <w:rPr>
          <w:color w:val="1f2328"/>
          <w:sz w:val="24"/>
          <w:szCs w:val="24"/>
          <w:highlight w:val="white"/>
          <w:rtl w:val="0"/>
        </w:rPr>
        <w:t xml:space="preserve">.</w:t>
      </w:r>
    </w:p>
    <w:p w:rsidR="00000000" w:rsidDel="00000000" w:rsidP="00000000" w:rsidRDefault="00000000" w:rsidRPr="00000000" w14:paraId="000000E0">
      <w:pPr>
        <w:spacing w:line="360" w:lineRule="auto"/>
        <w:ind w:left="720.0000000000001"/>
        <w:rPr>
          <w:sz w:val="24"/>
          <w:szCs w:val="24"/>
        </w:rPr>
      </w:pPr>
      <w:r w:rsidDel="00000000" w:rsidR="00000000" w:rsidRPr="00000000">
        <w:rPr>
          <w:rtl w:val="0"/>
        </w:rPr>
      </w:r>
    </w:p>
    <w:p w:rsidR="00000000" w:rsidDel="00000000" w:rsidP="00000000" w:rsidRDefault="00000000" w:rsidRPr="00000000" w14:paraId="000000E1">
      <w:pPr>
        <w:spacing w:line="360" w:lineRule="auto"/>
        <w:ind w:left="720.0000000000001"/>
        <w:rPr>
          <w:sz w:val="24"/>
          <w:szCs w:val="24"/>
        </w:rPr>
      </w:pPr>
      <w:r w:rsidDel="00000000" w:rsidR="00000000" w:rsidRPr="00000000">
        <w:rPr>
          <w:rtl w:val="0"/>
        </w:rPr>
      </w:r>
    </w:p>
    <w:p w:rsidR="00000000" w:rsidDel="00000000" w:rsidP="00000000" w:rsidRDefault="00000000" w:rsidRPr="00000000" w14:paraId="000000E2">
      <w:pPr>
        <w:spacing w:line="360" w:lineRule="auto"/>
        <w:rPr>
          <w:sz w:val="24"/>
          <w:szCs w:val="24"/>
        </w:rPr>
      </w:pPr>
      <w:r w:rsidDel="00000000" w:rsidR="00000000" w:rsidRPr="00000000">
        <w:rPr>
          <w:b w:val="1"/>
          <w:bCs w:val="1"/>
          <w:sz w:val="24"/>
          <w:szCs w:val="24"/>
          <w:rtl w:val="0"/>
        </w:rPr>
        <w:t xml:space="preserve">INSTRUMENTOS NORMATIVOS E INTERNACIONALES</w:t>
      </w:r>
      <w:r w:rsidDel="00000000" w:rsidR="00000000" w:rsidRPr="00000000">
        <w:rPr>
          <w:rtl w:val="0"/>
        </w:rPr>
      </w:r>
    </w:p>
    <w:p w:rsidR="00000000" w:rsidDel="00000000" w:rsidP="00000000" w:rsidRDefault="00000000" w:rsidRPr="00000000" w14:paraId="000000E3">
      <w:pPr>
        <w:spacing w:line="360" w:lineRule="auto"/>
        <w:ind w:left="720.0000000000001"/>
        <w:rPr>
          <w:sz w:val="24"/>
          <w:szCs w:val="24"/>
        </w:rPr>
      </w:pPr>
      <w:r w:rsidDel="00000000" w:rsidR="00000000" w:rsidRPr="00000000">
        <w:rPr>
          <w:sz w:val="24"/>
          <w:szCs w:val="24"/>
          <w:rtl w:val="0"/>
        </w:rPr>
        <w:t xml:space="preserve">Agencia de los Derechos Fundamentales de la Unión Europea (FRA). (2023). Bias in algorithms: Artificial intelligence and discrimination (Informe Técnico). Luxemburgo: Oficina de Publicaciones de la Unión Europea</w:t>
      </w:r>
    </w:p>
    <w:p w:rsidR="00000000" w:rsidDel="00000000" w:rsidP="00000000" w:rsidRDefault="00000000" w:rsidRPr="00000000" w14:paraId="000000E4">
      <w:pPr>
        <w:spacing w:line="360" w:lineRule="auto"/>
        <w:ind w:left="720.0000000000001"/>
        <w:rPr>
          <w:sz w:val="24"/>
          <w:szCs w:val="24"/>
        </w:rPr>
      </w:pPr>
      <w:r w:rsidDel="00000000" w:rsidR="00000000" w:rsidRPr="00000000">
        <w:rPr>
          <w:rtl w:val="0"/>
        </w:rPr>
      </w:r>
    </w:p>
    <w:p w:rsidR="00000000" w:rsidDel="00000000" w:rsidP="00000000" w:rsidRDefault="00000000" w:rsidRPr="00000000" w14:paraId="000000E5">
      <w:pPr>
        <w:spacing w:line="360" w:lineRule="auto"/>
        <w:ind w:left="720.0000000000001"/>
        <w:rPr>
          <w:sz w:val="24"/>
          <w:szCs w:val="24"/>
        </w:rPr>
      </w:pPr>
      <w:r w:rsidDel="00000000" w:rsidR="00000000" w:rsidRPr="00000000">
        <w:rPr>
          <w:sz w:val="24"/>
          <w:szCs w:val="24"/>
          <w:rtl w:val="0"/>
        </w:rPr>
        <w:t xml:space="preserve">Comisión Europea para la Eficiencia de la Justicia (CEPEJ). (2021). Directrices operativas revisadas sobre la Carta Europea Ética sobre el uso de la inteligencia artificial en los sistemas judiciales y su entorno. Estrasburgo: Consejo de Europa.</w:t>
      </w:r>
    </w:p>
    <w:p w:rsidR="00000000" w:rsidDel="00000000" w:rsidP="00000000" w:rsidRDefault="00000000" w:rsidRPr="00000000" w14:paraId="000000E6">
      <w:pPr>
        <w:widowControl w:val="0"/>
        <w:spacing w:after="240" w:before="240" w:line="360" w:lineRule="auto"/>
        <w:rPr>
          <w:sz w:val="30"/>
          <w:szCs w:val="30"/>
        </w:rPr>
      </w:pPr>
      <w:r w:rsidDel="00000000" w:rsidR="00000000" w:rsidRPr="00000000">
        <w:rPr>
          <w:sz w:val="24"/>
          <w:szCs w:val="24"/>
          <w:rtl w:val="0"/>
        </w:rPr>
        <w:t xml:space="preserve">Constitución Política de Colombia. (1991). </w:t>
      </w:r>
      <w:r w:rsidDel="00000000" w:rsidR="00000000" w:rsidRPr="00000000">
        <w:rPr>
          <w:rtl w:val="0"/>
        </w:rPr>
      </w:r>
    </w:p>
    <w:p w:rsidR="00000000" w:rsidDel="00000000" w:rsidP="00000000" w:rsidRDefault="00000000" w:rsidRPr="00000000" w14:paraId="000000E7">
      <w:pPr>
        <w:spacing w:line="360" w:lineRule="auto"/>
        <w:ind w:left="720.0000000000001"/>
        <w:rPr>
          <w:sz w:val="24"/>
          <w:szCs w:val="24"/>
        </w:rPr>
      </w:pPr>
      <w:r w:rsidDel="00000000" w:rsidR="00000000" w:rsidRPr="00000000">
        <w:rPr>
          <w:sz w:val="24"/>
          <w:szCs w:val="24"/>
          <w:rtl w:val="0"/>
        </w:rPr>
        <w:t xml:space="preserve">European Union Agency for Fundamental Rights. (2020). Getting the future right: Articial intelligence and fundamental rights. </w:t>
      </w:r>
      <w:hyperlink r:id="rId16">
        <w:r w:rsidDel="00000000" w:rsidR="00000000" w:rsidRPr="00000000">
          <w:rPr>
            <w:sz w:val="24"/>
            <w:szCs w:val="24"/>
            <w:rtl w:val="0"/>
          </w:rPr>
          <w:t xml:space="preserve">https://fra.europa.eu/en/publication/2020/articial-intelligence-and-fundamental-rights</w:t>
        </w:r>
      </w:hyperlink>
      <w:r w:rsidDel="00000000" w:rsidR="00000000" w:rsidRPr="00000000">
        <w:rPr>
          <w:sz w:val="24"/>
          <w:szCs w:val="24"/>
          <w:rtl w:val="0"/>
        </w:rPr>
        <w:t xml:space="preserve"> </w:t>
      </w:r>
    </w:p>
    <w:p w:rsidR="00000000" w:rsidDel="00000000" w:rsidP="00000000" w:rsidRDefault="00000000" w:rsidRPr="00000000" w14:paraId="000000E8">
      <w:pPr>
        <w:spacing w:after="240" w:line="360" w:lineRule="auto"/>
        <w:ind w:left="0" w:firstLine="0"/>
        <w:rPr>
          <w:color w:val="1f2328"/>
          <w:sz w:val="24"/>
          <w:szCs w:val="24"/>
          <w:highlight w:val="white"/>
        </w:rPr>
      </w:pPr>
      <w:r w:rsidDel="00000000" w:rsidR="00000000" w:rsidRPr="00000000">
        <w:rPr>
          <w:color w:val="1f2328"/>
          <w:sz w:val="24"/>
          <w:szCs w:val="24"/>
          <w:highlight w:val="white"/>
          <w:rtl w:val="0"/>
        </w:rPr>
        <w:t xml:space="preserve">Unión Europea. (2016). Reglamento (UE) 2016/679, General de Protección de Datos (GDPR). Diario Oficial de la Unión Europea, L 119.</w:t>
      </w:r>
    </w:p>
    <w:p w:rsidR="00000000" w:rsidDel="00000000" w:rsidP="00000000" w:rsidRDefault="00000000" w:rsidRPr="00000000" w14:paraId="000000E9">
      <w:pPr>
        <w:spacing w:after="240" w:line="360" w:lineRule="auto"/>
        <w:ind w:left="0" w:firstLine="0"/>
        <w:rPr>
          <w:color w:val="1f2328"/>
          <w:sz w:val="24"/>
          <w:szCs w:val="24"/>
          <w:highlight w:val="white"/>
        </w:rPr>
      </w:pPr>
      <w:r w:rsidDel="00000000" w:rsidR="00000000" w:rsidRPr="00000000">
        <w:rPr>
          <w:color w:val="1f2328"/>
          <w:sz w:val="24"/>
          <w:szCs w:val="24"/>
          <w:highlight w:val="white"/>
          <w:rtl w:val="0"/>
        </w:rPr>
        <w:t xml:space="preserve">Ley Estatutaria 1581 de 2012. </w:t>
      </w:r>
    </w:p>
    <w:p w:rsidR="00000000" w:rsidDel="00000000" w:rsidP="00000000" w:rsidRDefault="00000000" w:rsidRPr="00000000" w14:paraId="000000EA">
      <w:pPr>
        <w:spacing w:after="240" w:line="360" w:lineRule="auto"/>
        <w:ind w:left="0" w:firstLine="0"/>
        <w:rPr>
          <w:color w:val="1f2328"/>
          <w:sz w:val="24"/>
          <w:szCs w:val="24"/>
          <w:highlight w:val="white"/>
        </w:rPr>
      </w:pPr>
      <w:r w:rsidDel="00000000" w:rsidR="00000000" w:rsidRPr="00000000">
        <w:rPr>
          <w:color w:val="1f2328"/>
          <w:sz w:val="24"/>
          <w:szCs w:val="24"/>
          <w:highlight w:val="white"/>
          <w:rtl w:val="0"/>
        </w:rPr>
        <w:t xml:space="preserve">UNESCO. (2021). Recomendación sobre la ética de la inteligencia artificial. </w:t>
      </w:r>
    </w:p>
    <w:p w:rsidR="00000000" w:rsidDel="00000000" w:rsidP="00000000" w:rsidRDefault="00000000" w:rsidRPr="00000000" w14:paraId="000000EB">
      <w:pPr>
        <w:spacing w:after="240" w:line="360" w:lineRule="auto"/>
        <w:ind w:left="0" w:firstLine="0"/>
        <w:rPr>
          <w:color w:val="1f2328"/>
          <w:sz w:val="24"/>
          <w:szCs w:val="24"/>
          <w:highlight w:val="white"/>
        </w:rPr>
      </w:pPr>
      <w:r w:rsidDel="00000000" w:rsidR="00000000" w:rsidRPr="00000000">
        <w:rPr>
          <w:color w:val="1f2328"/>
          <w:sz w:val="24"/>
          <w:szCs w:val="24"/>
          <w:highlight w:val="white"/>
          <w:rtl w:val="0"/>
        </w:rPr>
        <w:t xml:space="preserve">Unión Europea. (2024). Reglamento (UE) 2024/1689, por el que se establecen normas armonizadas en materia de inteligencia artificial (Reglamento de Inteligencia Artificial). Diario Oficial de la Unión Europea, L, 12 de julio de 2024.</w:t>
      </w:r>
    </w:p>
    <w:p w:rsidR="00000000" w:rsidDel="00000000" w:rsidP="00000000" w:rsidRDefault="00000000" w:rsidRPr="00000000" w14:paraId="000000EC">
      <w:pPr>
        <w:widowControl w:val="0"/>
        <w:spacing w:after="240" w:before="240" w:line="360" w:lineRule="auto"/>
        <w:rPr>
          <w:sz w:val="24"/>
          <w:szCs w:val="24"/>
        </w:rPr>
      </w:pPr>
      <w:r w:rsidDel="00000000" w:rsidR="00000000" w:rsidRPr="00000000">
        <w:rPr>
          <w:color w:val="1f2328"/>
          <w:sz w:val="24"/>
          <w:szCs w:val="24"/>
          <w:highlight w:val="white"/>
          <w:rtl w:val="0"/>
        </w:rPr>
        <w:t xml:space="preserve">Consejo de Europa. (2024). Convenio Marco sobre Inteligencia Artificial y los Derechos Humanos, la Democracia y el Estado de Derecho (CETS No. 225). </w:t>
      </w:r>
      <w:hyperlink r:id="rId17">
        <w:r w:rsidDel="00000000" w:rsidR="00000000" w:rsidRPr="00000000">
          <w:rPr>
            <w:color w:val="0969da"/>
            <w:sz w:val="24"/>
            <w:szCs w:val="24"/>
            <w:highlight w:val="white"/>
            <w:rtl w:val="0"/>
          </w:rPr>
          <w:t xml:space="preserve">https://www.coe.int/en/web/artificial-intelligence/the-framework-convention-on-artificial-intelligence</w:t>
        </w:r>
      </w:hyperlink>
      <w:r w:rsidDel="00000000" w:rsidR="00000000" w:rsidRPr="00000000">
        <w:rPr>
          <w:sz w:val="24"/>
          <w:szCs w:val="24"/>
          <w:rtl w:val="0"/>
        </w:rPr>
        <w:t xml:space="preserve"> </w:t>
      </w:r>
      <w:r w:rsidDel="00000000" w:rsidR="00000000" w:rsidRPr="00000000">
        <w:rPr>
          <w:rtl w:val="0"/>
        </w:rPr>
      </w:r>
    </w:p>
    <w:p w:rsidR="00000000" w:rsidDel="00000000" w:rsidP="00000000" w:rsidRDefault="00000000" w:rsidRPr="00000000" w14:paraId="000000ED">
      <w:pPr>
        <w:spacing w:line="360" w:lineRule="auto"/>
        <w:jc w:val="both"/>
        <w:rPr>
          <w:sz w:val="24"/>
          <w:szCs w:val="24"/>
        </w:rPr>
      </w:pPr>
      <w:r w:rsidDel="00000000" w:rsidR="00000000" w:rsidRPr="00000000">
        <w:rPr>
          <w:rtl w:val="0"/>
        </w:rPr>
      </w:r>
    </w:p>
    <w:sectPr>
      <w:headerReference r:id="rId18" w:type="default"/>
      <w:headerReference r:id="rId19" w:type="first"/>
      <w:footerReference r:id="rId20" w:type="default"/>
      <w:footerReference r:id="rId21" w:type="first"/>
      <w:pgSz w:h="16834" w:w="11909" w:orient="portrait"/>
      <w:pgMar w:bottom="1440" w:top="1440" w:left="1440" w:right="1440" w:header="720" w:footer="720"/>
      <w:pgNumType w:start="1"/>
      <w:titlePg w:val="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Alejandra Quintero" w:id="1" w:date="2026-06-30T23:06:38Z">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qué te refieres?</w:t>
      </w:r>
    </w:p>
  </w:comment>
  <w:comment w:author="Alejandra Quintero" w:id="5" w:date="2026-06-30T23:10:13Z">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Reiterativo</w:t>
      </w:r>
    </w:p>
  </w:comment>
  <w:comment w:author="Alejandra Quintero" w:id="4" w:date="2026-06-30T23:09:59Z">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¿Por qué?</w:t>
      </w:r>
    </w:p>
  </w:comment>
  <w:comment w:author="Alejandra Quintero" w:id="0" w:date="2026-06-30T23:08:11Z">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Lo ideal es analizar más aspectos que NO se hayan mencionado respecto a la normativa existente.</w:t>
      </w:r>
    </w:p>
  </w:comment>
  <w:comment w:author="Alejandra Quintero" w:id="2" w:date="2026-06-30T23:07:00Z">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Reiterativo</w:t>
      </w:r>
    </w:p>
  </w:comment>
  <w:comment w:author="Alejandra Quintero" w:id="3" w:date="2026-06-30T23:07:33Z">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Reiterativo</w:t>
      </w:r>
    </w:p>
  </w:comment>
  <w:comment w:author="Alejandra Quintero" w:id="6" w:date="2026-06-30T23:29:56Z">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Profundizar el análisis</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E">
    <w:pPr>
      <w:rPr/>
    </w:pPr>
    <w:r w:rsidDel="00000000" w:rsidR="00000000" w:rsidRPr="00000000">
      <w:rPr>
        <w:rtl w:val="0"/>
      </w:rPr>
    </w:r>
  </w:p>
  <w:p w:rsidR="00000000" w:rsidDel="00000000" w:rsidP="00000000" w:rsidRDefault="00000000" w:rsidRPr="00000000" w14:paraId="000000E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0">
    <w:pPr>
      <w:jc w:val="center"/>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4">
    <w:pPr>
      <w:rPr/>
    </w:pPr>
    <w:r w:rsidDel="00000000" w:rsidR="00000000" w:rsidRPr="00000000">
      <w:rPr>
        <w:rtl w:val="0"/>
      </w:rPr>
    </w:r>
  </w:p>
</w:ftr>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rsidR="00000000" w:rsidDel="00000000" w:rsidP="00000000" w:rsidRDefault="00000000" w:rsidRPr="00000000" w14:paraId="000000F2">
      <w:pPr>
        <w:spacing w:line="240" w:lineRule="auto"/>
        <w:jc w:val="both"/>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w:t>
      </w:r>
      <w:r w:rsidDel="00000000" w:rsidR="00000000" w:rsidRPr="00000000">
        <w:rPr>
          <w:i w:val="1"/>
          <w:iCs w:val="1"/>
          <w:sz w:val="20"/>
          <w:szCs w:val="20"/>
          <w:rtl w:val="0"/>
        </w:rPr>
        <w:t xml:space="preserve">Sistema basado en máquinas que, para objetivos explícitos o implícitos, infiere, a partir de la información que recibe (input), cómo generar resultados como predicciones, contenidos, recomendaciones o decisiones que pueden influir en entornos físicos o virtuales</w:t>
      </w:r>
      <w:r w:rsidDel="00000000" w:rsidR="00000000" w:rsidRPr="00000000">
        <w:rPr>
          <w:sz w:val="20"/>
          <w:szCs w:val="20"/>
          <w:rtl w:val="0"/>
        </w:rPr>
        <w:t xml:space="preserve">" (OCDE, 2023)</w:t>
      </w:r>
    </w:p>
  </w:footnote>
  <w:footnote w:id="1">
    <w:p w:rsidR="00000000" w:rsidDel="00000000" w:rsidP="00000000" w:rsidRDefault="00000000" w:rsidRPr="00000000" w14:paraId="000000F3">
      <w:pPr>
        <w:spacing w:line="240" w:lineRule="auto"/>
        <w:jc w:val="both"/>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w:t>
      </w:r>
      <w:r w:rsidDel="00000000" w:rsidR="00000000" w:rsidRPr="00000000">
        <w:rPr>
          <w:i w:val="1"/>
          <w:iCs w:val="1"/>
          <w:sz w:val="20"/>
          <w:szCs w:val="20"/>
          <w:rtl w:val="0"/>
        </w:rPr>
        <w:t xml:space="preserve">Conjunto de garantías normativas, judiciales e institucionales, establecidas en la Constitución u otras normas para asegurar la protección de los derechos fundamentales, su pleno disfrute y ejercicio</w:t>
      </w:r>
      <w:r w:rsidDel="00000000" w:rsidR="00000000" w:rsidRPr="00000000">
        <w:rPr>
          <w:sz w:val="20"/>
          <w:szCs w:val="20"/>
          <w:rtl w:val="0"/>
        </w:rPr>
        <w:t xml:space="preserve">.” (Real Academia Española &amp; Consejo General del Poder Judicial, 2025) </w:t>
      </w:r>
    </w:p>
  </w:footnote>
</w:footnote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1">
    <w:pPr>
      <w:pBdr>
        <w:bottom w:color="1f3864" w:space="6" w:sz="6" w:val="single"/>
      </w:pBdr>
      <w:spacing w:after="120" w:before="120" w:line="240" w:lineRule="auto"/>
      <w:jc w:val="right"/>
      <w:rPr>
        <w:sz w:val="18"/>
        <w:szCs w:val="18"/>
      </w:rPr>
    </w:pPr>
    <w:r w:rsidDel="00000000" w:rsidR="00000000" w:rsidRPr="00000000">
      <w:rPr>
        <w:i w:val="1"/>
        <w:iCs w:val="1"/>
        <w:sz w:val="16"/>
        <w:szCs w:val="16"/>
        <w:rtl w:val="0"/>
      </w:rPr>
      <w:t xml:space="preserve">Estándar ético del Debido Proceso Algorítmico en la Jurisdicción Constitucional colombiana </w:t>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5">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footer" Target="footer1.xml"/><Relationship Id="rId11" Type="http://schemas.openxmlformats.org/officeDocument/2006/relationships/hyperlink" Target="https://idus.us.es/server/api/core/bitstreams/b0594561-9977-4e68-9c22-fdae72b81cfa/content" TargetMode="External"/><Relationship Id="rId10" Type="http://schemas.openxmlformats.org/officeDocument/2006/relationships/hyperlink" Target="https://revista-estudios.revistas.deusto.es/article/view/1954/2399" TargetMode="External"/><Relationship Id="rId21" Type="http://schemas.openxmlformats.org/officeDocument/2006/relationships/footer" Target="footer2.xml"/><Relationship Id="rId13" Type="http://schemas.openxmlformats.org/officeDocument/2006/relationships/hyperlink" Target="https://eur-lex.europa.eu" TargetMode="External"/><Relationship Id="rId12" Type="http://schemas.openxmlformats.org/officeDocument/2006/relationships/hyperlink" Target="https://doi.org/10.46553/vye26.1.6" TargetMode="External"/><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hyperlink" Target="https://www.iadb.org/" TargetMode="External"/><Relationship Id="rId15" Type="http://schemas.openxmlformats.org/officeDocument/2006/relationships/hyperlink" Target="https://www.corteconstitucional.gov.co/relatoria/" TargetMode="External"/><Relationship Id="rId14" Type="http://schemas.openxmlformats.org/officeDocument/2006/relationships/hyperlink" Target="https://www.corteconstitucional.gov.co/relatoria/" TargetMode="External"/><Relationship Id="rId17" Type="http://schemas.openxmlformats.org/officeDocument/2006/relationships/hyperlink" Target="https://www.coe.int/en/web/artificial-intelligence/the-framework-convention-on-artificial-intelligence" TargetMode="External"/><Relationship Id="rId16" Type="http://schemas.openxmlformats.org/officeDocument/2006/relationships/hyperlink" Target="https://fra.europa.eu/en/publication/2020/articial-intelligence-and-fundamental-rights" TargetMode="External"/><Relationship Id="rId5" Type="http://schemas.openxmlformats.org/officeDocument/2006/relationships/footnotes" Target="footnotes.xml"/><Relationship Id="rId19" Type="http://schemas.openxmlformats.org/officeDocument/2006/relationships/header" Target="header2.xml"/><Relationship Id="rId6" Type="http://schemas.openxmlformats.org/officeDocument/2006/relationships/numbering" Target="numbering.xml"/><Relationship Id="rId18" Type="http://schemas.openxmlformats.org/officeDocument/2006/relationships/header" Target="header1.xml"/><Relationship Id="rId7" Type="http://schemas.openxmlformats.org/officeDocument/2006/relationships/styles" Target="styles.xml"/><Relationship Id="rId8" Type="http://schemas.openxmlformats.org/officeDocument/2006/relationships/hyperlink" Target="https://doi.org/10.15332/19090528.10098"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